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A5F4E" w14:textId="77777777" w:rsidR="00CD395A" w:rsidRDefault="000E1F20">
      <w:pPr>
        <w:pStyle w:val="BusinessUnitName"/>
        <w:framePr w:w="6124" w:h="284" w:hRule="exact" w:vSpace="1276" w:wrap="notBeside" w:vAnchor="page" w:hAnchor="margin" w:y="1135"/>
      </w:pPr>
      <w:r>
        <w:t>OCEANS AND ATMOSPHERE</w:t>
      </w:r>
    </w:p>
    <w:p w14:paraId="57C70E99" w14:textId="77777777" w:rsidR="00CD395A" w:rsidRDefault="000E1F20">
      <w:pPr>
        <w:pStyle w:val="CoverTitle"/>
        <w:rPr>
          <w:sz w:val="56"/>
          <w:szCs w:val="56"/>
        </w:rPr>
      </w:pPr>
      <w:r>
        <w:rPr>
          <w:noProof/>
          <w:sz w:val="56"/>
          <w:szCs w:val="56"/>
          <w:lang w:val="en-GB" w:eastAsia="en-GB"/>
        </w:rPr>
        <mc:AlternateContent>
          <mc:Choice Requires="wpg">
            <w:drawing>
              <wp:anchor distT="0" distB="0" distL="114300" distR="114300" simplePos="0" relativeHeight="251737088" behindDoc="1" locked="0" layoutInCell="1" allowOverlap="1" wp14:anchorId="7D535325" wp14:editId="00A9AB01">
                <wp:simplePos x="0" y="0"/>
                <wp:positionH relativeFrom="column">
                  <wp:posOffset>-1243964</wp:posOffset>
                </wp:positionH>
                <wp:positionV relativeFrom="paragraph">
                  <wp:posOffset>-121284</wp:posOffset>
                </wp:positionV>
                <wp:extent cx="9370789" cy="8953499"/>
                <wp:effectExtent l="0" t="0" r="1904" b="0"/>
                <wp:wrapNone/>
                <wp:docPr id="1" name="Group 103" descr="background"/>
                <wp:cNvGraphicFramePr/>
                <a:graphic xmlns:a="http://schemas.openxmlformats.org/drawingml/2006/main">
                  <a:graphicData uri="http://schemas.microsoft.com/office/word/2010/wordprocessingGroup">
                    <wpg:wgp>
                      <wpg:cNvGrpSpPr/>
                      <wpg:grpSpPr bwMode="auto">
                        <a:xfrm>
                          <a:off x="0" y="0"/>
                          <a:ext cx="9370790" cy="8953500"/>
                          <a:chOff x="-827" y="917"/>
                          <a:chExt cx="14774" cy="14807"/>
                        </a:xfrm>
                      </wpg:grpSpPr>
                      <wpg:grpSp>
                        <wpg:cNvPr id="2" name="Group 2"/>
                        <wpg:cNvGrpSpPr/>
                        <wpg:grpSpPr bwMode="auto">
                          <a:xfrm>
                            <a:off x="-262" y="917"/>
                            <a:ext cx="12749" cy="1609"/>
                            <a:chOff x="0" y="0"/>
                            <a:chExt cx="80962" cy="10223"/>
                          </a:xfrm>
                        </wpg:grpSpPr>
                        <wpg:grpSp>
                          <wpg:cNvPr id="3" name="Group 3"/>
                          <wpg:cNvGrpSpPr/>
                          <wpg:grpSpPr bwMode="auto">
                            <a:xfrm>
                              <a:off x="0" y="0"/>
                              <a:ext cx="80962" cy="10223"/>
                              <a:chOff x="254" y="226"/>
                              <a:chExt cx="80962" cy="10223"/>
                            </a:xfrm>
                          </wpg:grpSpPr>
                          <wps:wsp>
                            <wps:cNvPr id="4" name="Freeform 4"/>
                            <wps:cNvSpPr>
                              <a:spLocks noEditPoints="1"/>
                            </wps:cNvSpPr>
                            <wps:spPr bwMode="auto">
                              <a:xfrm>
                                <a:off x="254" y="226"/>
                                <a:ext cx="80962" cy="10223"/>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extrusionOk="0">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wps:spPr>
                            <wps:bodyPr rot="0">
                              <a:prstTxWarp prst="textNoShape">
                                <a:avLst/>
                              </a:prstTxWarp>
                              <a:noAutofit/>
                            </wps:bodyPr>
                          </wps:wsp>
                          <wps:wsp>
                            <wps:cNvPr id="5" name="Freeform 5"/>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extrusionOk="0">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2">
                                  <a:lumMod val="100000"/>
                                  <a:lumOff val="0"/>
                                </a:schemeClr>
                              </a:solidFill>
                              <a:ln>
                                <a:noFill/>
                              </a:ln>
                            </wps:spPr>
                            <wps:bodyPr rot="0">
                              <a:prstTxWarp prst="textNoShape">
                                <a:avLst/>
                              </a:prstTxWarp>
                              <a:noAutofit/>
                            </wps:bodyPr>
                          </wps:wsp>
                          <wpg:grpSp>
                            <wpg:cNvPr id="6" name="Group 6"/>
                            <wpg:cNvGrpSpPr/>
                            <wpg:grpSpPr bwMode="auto">
                              <a:xfrm>
                                <a:off x="9186" y="3326"/>
                                <a:ext cx="8853" cy="1049"/>
                                <a:chOff x="6800" y="3263"/>
                                <a:chExt cx="8851" cy="1047"/>
                              </a:xfrm>
                            </wpg:grpSpPr>
                            <wps:wsp>
                              <wps:cNvPr id="7" name="Freeform 7"/>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extrusionOk="0">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1">
                                    <a:lumMod val="100000"/>
                                    <a:lumOff val="0"/>
                                  </a:schemeClr>
                                </a:solidFill>
                                <a:ln>
                                  <a:noFill/>
                                </a:ln>
                              </wps:spPr>
                              <wps:bodyPr rot="0">
                                <a:prstTxWarp prst="textNoShape">
                                  <a:avLst/>
                                </a:prstTxWarp>
                                <a:noAutofit/>
                              </wps:bodyPr>
                            </wps:wsp>
                            <wps:wsp>
                              <wps:cNvPr id="8" name="Freeform 8"/>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1">
                                    <a:lumMod val="100000"/>
                                    <a:lumOff val="0"/>
                                  </a:schemeClr>
                                </a:solidFill>
                                <a:ln>
                                  <a:noFill/>
                                </a:ln>
                              </wps:spPr>
                              <wps:bodyPr rot="0">
                                <a:prstTxWarp prst="textNoShape">
                                  <a:avLst/>
                                </a:prstTxWarp>
                                <a:noAutofit/>
                              </wps:bodyPr>
                            </wps:wsp>
                            <wps:wsp>
                              <wps:cNvPr id="9" name="Freeform 9"/>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1">
                                    <a:lumMod val="100000"/>
                                    <a:lumOff val="0"/>
                                  </a:schemeClr>
                                </a:solidFill>
                                <a:ln>
                                  <a:noFill/>
                                </a:ln>
                              </wps:spPr>
                              <wps:bodyPr rot="0">
                                <a:prstTxWarp prst="textNoShape">
                                  <a:avLst/>
                                </a:prstTxWarp>
                                <a:noAutofit/>
                              </wps:bodyPr>
                            </wps:wsp>
                            <wps:wsp>
                              <wps:cNvPr id="10" name="Oval 10"/>
                              <wps:cNvSpPr>
                                <a:spLocks noChangeArrowheads="1"/>
                              </wps:cNvSpPr>
                              <wps:spPr bwMode="auto">
                                <a:xfrm>
                                  <a:off x="10312" y="4043"/>
                                  <a:ext cx="229" cy="229"/>
                                </a:xfrm>
                                <a:prstGeom prst="ellipse">
                                  <a:avLst/>
                                </a:prstGeom>
                                <a:solidFill>
                                  <a:schemeClr val="accent1">
                                    <a:lumMod val="100000"/>
                                    <a:lumOff val="0"/>
                                  </a:schemeClr>
                                </a:solidFill>
                                <a:ln>
                                  <a:noFill/>
                                </a:ln>
                              </wps:spPr>
                              <wps:bodyPr rot="0">
                                <a:prstTxWarp prst="textNoShape">
                                  <a:avLst/>
                                </a:prstTxWarp>
                                <a:noAutofit/>
                              </wps:bodyPr>
                            </wps:wsp>
                            <wps:wsp>
                              <wps:cNvPr id="11" name="Freeform 11"/>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extrusionOk="0">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1">
                                    <a:lumMod val="100000"/>
                                    <a:lumOff val="0"/>
                                  </a:schemeClr>
                                </a:solidFill>
                                <a:ln>
                                  <a:noFill/>
                                </a:ln>
                              </wps:spPr>
                              <wps:bodyPr rot="0">
                                <a:prstTxWarp prst="textNoShape">
                                  <a:avLst/>
                                </a:prstTxWarp>
                                <a:noAutofit/>
                              </wps:bodyPr>
                            </wps:wsp>
                            <wps:wsp>
                              <wps:cNvPr id="12" name="Freeform 12"/>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extrusionOk="0">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1">
                                    <a:lumMod val="100000"/>
                                    <a:lumOff val="0"/>
                                  </a:schemeClr>
                                </a:solidFill>
                                <a:ln>
                                  <a:noFill/>
                                </a:ln>
                              </wps:spPr>
                              <wps:bodyPr rot="0">
                                <a:prstTxWarp prst="textNoShape">
                                  <a:avLst/>
                                </a:prstTxWarp>
                                <a:noAutofit/>
                              </wps:bodyPr>
                            </wps:wsp>
                            <wps:wsp>
                              <wps:cNvPr id="13" name="Freeform 13"/>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extrusionOk="0">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1">
                                    <a:lumMod val="100000"/>
                                    <a:lumOff val="0"/>
                                  </a:schemeClr>
                                </a:solidFill>
                                <a:ln>
                                  <a:noFill/>
                                </a:ln>
                              </wps:spPr>
                              <wps:bodyPr rot="0">
                                <a:prstTxWarp prst="textNoShape">
                                  <a:avLst/>
                                </a:prstTxWarp>
                                <a:noAutofit/>
                              </wps:bodyPr>
                            </wps:wsp>
                            <wps:wsp>
                              <wps:cNvPr id="14" name="Freeform 14"/>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extrusionOk="0">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1">
                                    <a:lumMod val="100000"/>
                                    <a:lumOff val="0"/>
                                  </a:schemeClr>
                                </a:solidFill>
                                <a:ln>
                                  <a:noFill/>
                                </a:ln>
                              </wps:spPr>
                              <wps:bodyPr rot="0">
                                <a:prstTxWarp prst="textNoShape">
                                  <a:avLst/>
                                </a:prstTxWarp>
                                <a:noAutofit/>
                              </wps:bodyPr>
                            </wps:wsp>
                            <wps:wsp>
                              <wps:cNvPr id="15" name="Freeform 15"/>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extrusionOk="0">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1">
                                    <a:lumMod val="100000"/>
                                    <a:lumOff val="0"/>
                                  </a:schemeClr>
                                </a:solidFill>
                                <a:ln>
                                  <a:noFill/>
                                </a:ln>
                              </wps:spPr>
                              <wps:bodyPr rot="0">
                                <a:prstTxWarp prst="textNoShape">
                                  <a:avLst/>
                                </a:prstTxWarp>
                                <a:noAutofit/>
                              </wps:bodyPr>
                            </wps:wsp>
                            <wps:wsp>
                              <wps:cNvPr id="16" name="Oval 16"/>
                              <wps:cNvSpPr>
                                <a:spLocks noChangeArrowheads="1"/>
                              </wps:cNvSpPr>
                              <wps:spPr bwMode="auto">
                                <a:xfrm>
                                  <a:off x="13830" y="4043"/>
                                  <a:ext cx="190" cy="229"/>
                                </a:xfrm>
                                <a:prstGeom prst="ellipse">
                                  <a:avLst/>
                                </a:prstGeom>
                                <a:solidFill>
                                  <a:schemeClr val="accent1">
                                    <a:lumMod val="100000"/>
                                    <a:lumOff val="0"/>
                                  </a:schemeClr>
                                </a:solidFill>
                                <a:ln>
                                  <a:noFill/>
                                </a:ln>
                              </wps:spPr>
                              <wps:bodyPr rot="0">
                                <a:prstTxWarp prst="textNoShape">
                                  <a:avLst/>
                                </a:prstTxWarp>
                                <a:noAutofit/>
                              </wps:bodyPr>
                            </wps:wsp>
                            <wps:wsp>
                              <wps:cNvPr id="17" name="Freeform 17"/>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extrusionOk="0">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1">
                                    <a:lumMod val="100000"/>
                                    <a:lumOff val="0"/>
                                  </a:schemeClr>
                                </a:solidFill>
                                <a:ln>
                                  <a:noFill/>
                                </a:ln>
                              </wps:spPr>
                              <wps:bodyPr rot="0">
                                <a:prstTxWarp prst="textNoShape">
                                  <a:avLst/>
                                </a:prstTxWarp>
                                <a:noAutofit/>
                              </wps:bodyPr>
                            </wps:wsp>
                            <wps:wsp>
                              <wps:cNvPr id="18" name="Freeform 18"/>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extrusionOk="0">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1">
                                    <a:lumMod val="100000"/>
                                    <a:lumOff val="0"/>
                                  </a:schemeClr>
                                </a:solidFill>
                                <a:ln>
                                  <a:noFill/>
                                </a:ln>
                              </wps:spPr>
                              <wps:bodyPr rot="0">
                                <a:prstTxWarp prst="textNoShape">
                                  <a:avLst/>
                                </a:prstTxWarp>
                                <a:noAutofit/>
                              </wps:bodyPr>
                            </wps:wsp>
                          </wpg:grpSp>
                          <wps:wsp>
                            <wps:cNvPr id="19" name="Freeform 19"/>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wps:spPr>
                            <wps:bodyPr rot="0">
                              <a:prstTxWarp prst="textNoShape">
                                <a:avLst/>
                              </a:prstTxWarp>
                              <a:noAutofit/>
                            </wps:bodyPr>
                          </wps:wsp>
                          <wps:wsp>
                            <wps:cNvPr id="20" name="Freeform 20"/>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wps:spPr>
                            <wps:txbx>
                              <w:txbxContent>
                                <w:p w14:paraId="00A342D7" w14:textId="77777777" w:rsidR="009E347A" w:rsidRDefault="009E347A">
                                  <w:pPr>
                                    <w:rPr>
                                      <w:color w:val="00A9CE"/>
                                    </w:rPr>
                                  </w:pPr>
                                </w:p>
                              </w:txbxContent>
                            </wps:txbx>
                            <wps:bodyPr rot="0" vert="horz" wrap="square" lIns="91440" tIns="45720" rIns="91440" bIns="45720" anchor="t" anchorCtr="0" upright="1">
                              <a:noAutofit/>
                            </wps:bodyPr>
                          </wps:wsp>
                        </wpg:grpSp>
                        <pic:pic xmlns:pic="http://schemas.openxmlformats.org/drawingml/2006/picture">
                          <pic:nvPicPr>
                            <pic:cNvPr id="21" name="Picture 40" descr="CSIRO logo"/>
                            <pic:cNvPicPr>
                              <a:picLocks noChangeAspect="1"/>
                            </pic:cNvPicPr>
                          </pic:nvPicPr>
                          <pic:blipFill>
                            <a:blip r:embed="rId8"/>
                            <a:stretch/>
                          </pic:blipFill>
                          <pic:spPr bwMode="auto">
                            <a:xfrm>
                              <a:off x="65836" y="863"/>
                              <a:ext cx="8941" cy="8789"/>
                            </a:xfrm>
                            <a:prstGeom prst="rect">
                              <a:avLst/>
                            </a:prstGeom>
                            <a:noFill/>
                          </pic:spPr>
                        </pic:pic>
                      </wpg:grpSp>
                      <wpg:grpSp>
                        <wpg:cNvPr id="22" name="Group 22"/>
                        <wpg:cNvGrpSpPr/>
                        <wpg:grpSpPr bwMode="auto">
                          <a:xfrm>
                            <a:off x="-827" y="10205"/>
                            <a:ext cx="14774" cy="5519"/>
                            <a:chOff x="0" y="0"/>
                            <a:chExt cx="93817" cy="35051"/>
                          </a:xfrm>
                        </wpg:grpSpPr>
                        <wps:wsp>
                          <wps:cNvPr id="23" name="Rectangle 23"/>
                          <wps:cNvSpPr>
                            <a:spLocks noChangeArrowheads="1"/>
                          </wps:cNvSpPr>
                          <wps:spPr bwMode="auto">
                            <a:xfrm>
                              <a:off x="10591" y="3047"/>
                              <a:ext cx="75990" cy="32004"/>
                            </a:xfrm>
                            <a:prstGeom prst="rect">
                              <a:avLst/>
                            </a:prstGeom>
                            <a:solidFill>
                              <a:schemeClr val="bg1">
                                <a:lumMod val="100000"/>
                                <a:lumOff val="0"/>
                              </a:schemeClr>
                            </a:solidFill>
                            <a:ln>
                              <a:noFill/>
                            </a:ln>
                          </wps:spPr>
                          <wps:bodyPr rot="0">
                            <a:prstTxWarp prst="textNoShape">
                              <a:avLst/>
                            </a:prstTxWarp>
                            <a:noAutofit/>
                          </wps:bodyPr>
                        </wps:wsp>
                        <wpg:grpSp>
                          <wpg:cNvPr id="24" name="Group 24"/>
                          <wpg:cNvGrpSpPr/>
                          <wpg:grpSpPr bwMode="auto">
                            <a:xfrm>
                              <a:off x="0" y="0"/>
                              <a:ext cx="93817" cy="26426"/>
                              <a:chOff x="0" y="0"/>
                              <a:chExt cx="93817" cy="26426"/>
                            </a:xfrm>
                          </wpg:grpSpPr>
                          <wps:wsp>
                            <wps:cNvPr id="25" name="Freeform 25"/>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extrusionOk="0">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chemeClr val="accent2">
                                  <a:lumMod val="100000"/>
                                  <a:lumOff val="0"/>
                                </a:schemeClr>
                              </a:solidFill>
                              <a:ln>
                                <a:noFill/>
                              </a:ln>
                            </wps:spPr>
                            <wps:bodyPr rot="0">
                              <a:prstTxWarp prst="textNoShape">
                                <a:avLst/>
                              </a:prstTxWarp>
                              <a:noAutofit/>
                            </wps:bodyPr>
                          </wps:wsp>
                          <wps:wsp>
                            <wps:cNvPr id="26" name="Freeform 26"/>
                            <wps:cNvSpPr/>
                            <wps:spPr bwMode="auto">
                              <a:xfrm>
                                <a:off x="0" y="14031"/>
                                <a:ext cx="21545" cy="6197"/>
                              </a:xfrm>
                              <a:custGeom>
                                <a:avLst/>
                                <a:gdLst>
                                  <a:gd name="T0" fmla="*/ 2147483647 w 667"/>
                                  <a:gd name="T1" fmla="*/ 2147483647 h 192"/>
                                  <a:gd name="T2" fmla="*/ 2147483647 w 667"/>
                                  <a:gd name="T3" fmla="*/ 0 h 192"/>
                                  <a:gd name="T4" fmla="*/ 0 w 667"/>
                                  <a:gd name="T5" fmla="*/ 0 h 192"/>
                                  <a:gd name="T6" fmla="*/ 0 w 667"/>
                                  <a:gd name="T7" fmla="*/ 2147483647 h 192"/>
                                  <a:gd name="T8" fmla="*/ 2147483647 w 667"/>
                                  <a:gd name="T9" fmla="*/ 2147483647 h 192"/>
                                  <a:gd name="T10" fmla="*/ 2147483647 w 667"/>
                                  <a:gd name="T11" fmla="*/ 2147483647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extrusionOk="0">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wps:spPr>
                            <wps:bodyPr rot="0">
                              <a:prstTxWarp prst="textNoShape">
                                <a:avLst/>
                              </a:prstTxWarp>
                              <a:noAutofit/>
                            </wps:bodyPr>
                          </wps:wsp>
                          <wps:wsp>
                            <wps:cNvPr id="27" name="Freeform 27"/>
                            <wps:cNvSpPr/>
                            <wps:spPr bwMode="auto">
                              <a:xfrm>
                                <a:off x="21441" y="14031"/>
                                <a:ext cx="72269" cy="12395"/>
                              </a:xfrm>
                              <a:custGeom>
                                <a:avLst/>
                                <a:gdLst>
                                  <a:gd name="T0" fmla="*/ 2147483647 w 2237"/>
                                  <a:gd name="T1" fmla="*/ 0 h 384"/>
                                  <a:gd name="T2" fmla="*/ 0 w 2237"/>
                                  <a:gd name="T3" fmla="*/ 2147483647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extrusionOk="0">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wps:spPr>
                            <wps:bodyPr rot="0">
                              <a:prstTxWarp prst="textNoShape">
                                <a:avLst/>
                              </a:prstTxWarp>
                              <a:noAutofit/>
                            </wps:bodyPr>
                          </wps:wsp>
                          <wps:wsp>
                            <wps:cNvPr id="28" name="Freeform 28"/>
                            <wps:cNvSpPr/>
                            <wps:spPr bwMode="auto">
                              <a:xfrm>
                                <a:off x="46980" y="0"/>
                                <a:ext cx="46836"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extrusionOk="0">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chemeClr val="accent2">
                                  <a:lumMod val="100000"/>
                                  <a:lumOff val="0"/>
                                </a:schemeClr>
                              </a:solidFill>
                              <a:ln>
                                <a:noFill/>
                              </a:ln>
                            </wps:spPr>
                            <wps:bodyPr rot="0">
                              <a:prstTxWarp prst="textNoShape">
                                <a:avLst/>
                              </a:prstTxWarp>
                              <a:noAutofit/>
                            </wps:bodyPr>
                          </wps:wsp>
                          <wps:wsp>
                            <wps:cNvPr id="29" name="Freeform 29"/>
                            <wps:cNvSpPr/>
                            <wps:spPr bwMode="auto">
                              <a:xfrm>
                                <a:off x="0" y="22702"/>
                                <a:ext cx="71170" cy="1422"/>
                              </a:xfrm>
                              <a:custGeom>
                                <a:avLst/>
                                <a:gdLst>
                                  <a:gd name="T0" fmla="*/ 2147483647 w 2203"/>
                                  <a:gd name="T1" fmla="*/ 2147483647 h 44"/>
                                  <a:gd name="T2" fmla="*/ 2147483647 w 2203"/>
                                  <a:gd name="T3" fmla="*/ 0 h 44"/>
                                  <a:gd name="T4" fmla="*/ 0 w 2203"/>
                                  <a:gd name="T5" fmla="*/ 0 h 44"/>
                                  <a:gd name="T6" fmla="*/ 0 w 2203"/>
                                  <a:gd name="T7" fmla="*/ 2147483647 h 44"/>
                                  <a:gd name="T8" fmla="*/ 2147483647 w 2203"/>
                                  <a:gd name="T9" fmla="*/ 2147483647 h 44"/>
                                  <a:gd name="T10" fmla="*/ 2147483647 w 2203"/>
                                  <a:gd name="T11" fmla="*/ 214748364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extrusionOk="0">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wps:spPr>
                            <wps:bodyPr rot="0">
                              <a:prstTxWarp prst="textNoShape">
                                <a:avLst/>
                              </a:prstTxWarp>
                              <a:noAutofit/>
                            </wps:bodyPr>
                          </wps:wsp>
                          <wps:wsp>
                            <wps:cNvPr id="30" name="Freeform 30"/>
                            <wps:cNvSpPr/>
                            <wps:spPr bwMode="auto">
                              <a:xfrm>
                                <a:off x="71102" y="22702"/>
                                <a:ext cx="22644" cy="2838"/>
                              </a:xfrm>
                              <a:custGeom>
                                <a:avLst/>
                                <a:gdLst>
                                  <a:gd name="T0" fmla="*/ 2147483647 w 701"/>
                                  <a:gd name="T1" fmla="*/ 0 h 88"/>
                                  <a:gd name="T2" fmla="*/ 0 w 701"/>
                                  <a:gd name="T3" fmla="*/ 2147483647 h 88"/>
                                  <a:gd name="T4" fmla="*/ 2147483647 w 701"/>
                                  <a:gd name="T5" fmla="*/ 2147483647 h 88"/>
                                  <a:gd name="T6" fmla="*/ 2147483647 w 701"/>
                                  <a:gd name="T7" fmla="*/ 2147483647 h 88"/>
                                  <a:gd name="T8" fmla="*/ 2147483647 w 701"/>
                                  <a:gd name="T9" fmla="*/ 0 h 88"/>
                                  <a:gd name="T10" fmla="*/ 2147483647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extrusionOk="0">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wps:spPr>
                            <wps:bodyPr rot="0">
                              <a:prstTxWarp prst="textNoShape">
                                <a:avLst/>
                              </a:prstTxWarp>
                              <a:noAutofit/>
                            </wps:bodyPr>
                          </wps:wsp>
                          <wps:wsp>
                            <wps:cNvPr id="31" name="Freeform 31"/>
                            <wps:cNvSpPr/>
                            <wps:spPr bwMode="auto">
                              <a:xfrm>
                                <a:off x="0" y="18445"/>
                                <a:ext cx="60090" cy="2807"/>
                              </a:xfrm>
                              <a:custGeom>
                                <a:avLst/>
                                <a:gdLst>
                                  <a:gd name="T0" fmla="*/ 2147483647 w 1860"/>
                                  <a:gd name="T1" fmla="*/ 2147483647 h 87"/>
                                  <a:gd name="T2" fmla="*/ 2147483647 w 1860"/>
                                  <a:gd name="T3" fmla="*/ 2147483647 h 87"/>
                                  <a:gd name="T4" fmla="*/ 2147483647 w 1860"/>
                                  <a:gd name="T5" fmla="*/ 0 h 87"/>
                                  <a:gd name="T6" fmla="*/ 0 w 1860"/>
                                  <a:gd name="T7" fmla="*/ 0 h 87"/>
                                  <a:gd name="T8" fmla="*/ 0 w 1860"/>
                                  <a:gd name="T9" fmla="*/ 2147483647 h 87"/>
                                  <a:gd name="T10" fmla="*/ 2147483647 w 1860"/>
                                  <a:gd name="T11" fmla="*/ 2147483647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extrusionOk="0">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wps:spPr>
                            <wps:bodyPr rot="0">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7D535325" id="Group 103" o:spid="_x0000_s1026" alt="background" style="position:absolute;margin-left:-97.95pt;margin-top:-9.55pt;width:737.85pt;height:705pt;z-index:-251579392" coordorigin="-827,917" coordsize="14774,148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">
                <v:group id="Group 2" o:spid="_x0000_s1027" style="position:absolute;left:-262;top:917;width:12749;height:1609"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 o:spid="_x0000_s1028" style="position:absolute;width:80962;height:10223" coordorigin="254,226"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4" o:spid="_x0000_s1029" style="position:absolute;left:254;top:226;width:80962;height:10223;visibility:visible;mso-wrap-style:square;v-text-anchor:top" coordsize="24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" path="m2488,21v-204,,-204,,-204,c1994,21,1887,107,1808,137v97,81,229,176,470,176c2336,313,2488,313,2488,313v,-292,,-292,,-292m1354,c,,,,,,,157,,157,,157v1524,,1524,,1524,c1709,157,1769,152,1808,137v,,,,,c1808,137,1808,137,1808,137,1710,57,1548,,1354,e" fillcolor="#bfbfbf" stroked="f">
                      <v:path arrowok="t" o:extrusionok="f"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5" o:spid="_x0000_s1030" style="position:absolute;left:254;top:912;width:58837;height:4442;visibility:visible;mso-wrap-style:square;v-text-anchor:top" coordsize="180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" path="m1808,116c1698,54,1548,,1354,,,,,,,,,136,,136,,136v1524,,1524,,1524,c1709,136,1769,131,1808,116e" fillcolor="#00313c [3205]" stroked="f">
                      <v:path arrowok="t" o:extrusionok="f" o:connecttype="custom" o:connectlocs="2147483646,2147483646;2147483646,0;0,0;0,2147483646;2147483646,2147483646;2147483646,2147483646" o:connectangles="0,0,0,0,0,0"/>
                    </v:shape>
                    <v:group id="Group 6" o:spid="_x0000_s1031" style="position:absolute;left:9186;top:3326;width:8853;height:1049" coordorigin="6800,3263" coordsize="885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7" o:spid="_x0000_s1032" style="position:absolute;left:6800;top:3556;width:1042;height:717;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" path="m32,c31,8,29,15,26,22v-6,,-6,,-6,c17,9,17,9,17,9,16,7,16,7,16,7v,,,,,c15,9,15,9,15,9,12,22,12,22,12,22v-6,,-6,,-6,c3,15,1,8,,,5,,5,,5,,6,5,7,9,8,13v1,1,1,3,1,4c9,17,9,17,9,17v1,-4,1,-4,1,-4c13,,13,,13,v6,,6,,6,c23,14,23,14,23,14v,3,,3,,3c23,17,23,17,23,17v1,-1,1,-3,1,-4c25,9,26,5,27,r5,xe" fillcolor="#00a9ce [3204]" stroked="f">
                        <v:path arrowok="t" o:extrusionok="f"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8" o:spid="_x0000_s1033" style="position:absolute;left:7969;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" path="m33,c31,8,29,15,26,22v-6,,-6,,-6,c17,9,17,9,17,9,16,7,16,7,16,7v,,,,,c16,9,16,9,16,9,12,22,12,22,12,22v-6,,-6,,-6,c4,15,1,8,,,5,,5,,5,,6,5,7,9,9,13v,1,,3,,4c9,17,9,17,9,17v1,-4,1,-4,1,-4c14,,14,,14,v5,,5,,5,c23,14,23,14,23,14v1,3,1,3,1,3c24,17,24,17,24,17v,-1,,-3,1,-4c26,9,27,5,28,r5,xe" fillcolor="#00a9ce [3204]" stroked="f">
                        <v:path arrowok="t" o:extrusionok="f"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9" o:spid="_x0000_s1034" style="position:absolute;left:9144;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" path="m33,c31,8,29,15,27,22v-6,,-6,,-6,c17,9,17,9,17,9,16,7,16,7,16,7v,,,,,c16,9,16,9,16,9,13,22,13,22,13,22v-7,,-7,,-7,c4,15,2,8,,,6,,6,,6,,7,5,8,9,9,13v,1,,3,1,4c10,17,10,17,10,17v1,-4,1,-4,1,-4c14,,14,,14,v5,,5,,5,c23,14,23,14,23,14v1,3,1,3,1,3c24,17,24,17,24,17v,-1,1,-3,1,-4c26,9,27,5,28,r5,xe" fillcolor="#00a9ce [3204]" stroked="f">
                        <v:path arrowok="t" o:extrusionok="f"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10" o:spid="_x0000_s1035" style="position:absolute;left:10312;top:4043;width:229;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" fillcolor="#00a9ce [3204]" stroked="f"/>
                      <v:shape id="Freeform 11" o:spid="_x0000_s1036" style="position:absolute;left:10674;top:3556;width:552;height:717;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" path="m17,21v-3,1,-5,1,-7,1c3,22,,18,,12,,4,5,,11,v2,,4,,5,1c15,5,15,5,15,5,14,5,13,4,11,4,8,4,6,7,6,11v,5,2,7,5,7c13,18,14,18,16,17r1,4xe" fillcolor="#00a9ce [3204]" stroked="f">
                        <v:path arrowok="t" o:extrusionok="f"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12" o:spid="_x0000_s1037" style="position:absolute;left:11322;top:3556;width:520;height:755;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" path="m7,23c5,23,3,22,,22,1,17,1,17,1,17v2,1,4,1,6,1c9,18,10,18,10,16,10,15,9,14,6,13,3,12,1,10,1,7,1,3,4,,9,v2,,4,,5,1c14,5,14,5,14,5,12,4,11,4,9,4,7,4,6,5,6,6v,2,1,2,4,3c14,10,16,12,16,15v,5,-4,8,-9,8xe" fillcolor="#00a9ce [3204]" stroked="f">
                        <v:path arrowok="t" o:extrusionok="f"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13" o:spid="_x0000_s1038" style="position:absolute;left:11938;top:3263;width:298;height:1010;visibility:visible;mso-wrap-style:square;v-text-anchor:top" coordsize="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" path="m3,31c3,13,3,13,3,13,,13,,13,,13,,9,,9,,9v8,,8,,8,c8,31,8,31,8,31r-5,xm6,6c4,6,2,5,2,3,2,1,4,,6,,8,,9,1,9,3,9,5,8,6,6,6xe" fillcolor="#00a9ce [3204]" stroked="f">
                        <v:path arrowok="t" o:extrusionok="f"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14" o:spid="_x0000_s1039" style="position:absolute;left:12426;top:3556;width:426;height:717;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" path="m12,5v,,-1,,-2,c9,5,7,6,5,9v,13,,13,,13c,22,,22,,22,,,,,,,4,,4,,4,,5,4,5,4,5,4,7,1,8,,10,v1,,2,,3,l12,5xe" fillcolor="#00a9ce [3204]" stroked="f">
                        <v:path arrowok="t" o:extrusionok="f" o:connecttype="custom" o:connectlocs="1381916113,564534513;1151609110,564534513;575786843,1016147881;575786843,2147483646;0,2147483646;0,0;460650512,0;575786843,451613368;1151609110,0;1497087868,0;1381916113,564534513" o:connectangles="0,0,0,0,0,0,0,0,0,0,0"/>
                      </v:shape>
                      <v:shape id="Freeform 15" o:spid="_x0000_s1040" style="position:absolute;left:12947;top:3556;width:718;height:755;visibility:visible;mso-wrap-style:square;v-text-anchor:top" coordsize="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" path="m11,23c3,23,,18,,12,,4,4,,11,v7,,11,4,11,11c22,18,18,23,11,23xm11,4c7,4,5,7,5,11v,4,2,7,6,7c15,18,16,15,16,11,16,7,15,4,11,4xe" fillcolor="#00a9ce [3204]" stroked="f">
                        <v:path arrowok="t" o:extrusionok="f"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16" o:spid="_x0000_s1041" style="position:absolute;left:13830;top:4043;width:1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" fillcolor="#00a9ce [3204]" stroked="f"/>
                      <v:shape id="Freeform 17" o:spid="_x0000_s1042" style="position:absolute;left:14217;top:3556;width:584;height:755;visibility:visible;mso-wrap-style:square;v-text-anchor:top" coordsize="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" path="m14,22v,-2,,-2,,-2c12,22,10,23,7,23,2,23,,20,,16,,11,4,9,10,9v3,,3,,3,c13,8,13,8,13,8,13,5,12,4,8,4,6,4,4,4,2,5,1,1,1,1,1,1,3,,6,,9,v7,,9,3,9,7c18,22,18,22,18,22r-4,xm13,12v-3,,-3,,-3,c7,12,5,14,5,16v,1,1,3,3,3c10,19,12,18,13,17r,-5xe" fillcolor="#00a9ce [3204]" stroked="f">
                        <v:path arrowok="t" o:extrusionok="f"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18" o:spid="_x0000_s1043" style="position:absolute;left:15030;top:3556;width:622;height:755;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" path="m15,22v,-3,,-3,,-3c12,22,10,23,7,23,2,23,,19,,14,,,,,,,5,,5,,5,v,13,,13,,13c5,16,6,18,9,18v2,,3,-1,5,-3c14,,14,,14,v5,,5,,5,c19,22,19,22,19,22r-4,xe" fillcolor="#00a9ce [3204]" stroked="f">
                        <v:path arrowok="t" o:extrusionok="f"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19" o:spid="_x0000_s1044" style="position:absolute;left:59091;top:912;width:22125;height:8883;visibility:visible;mso-wrap-style:square;v-text-anchor:top" coordsize="6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" path="m476,c186,,79,86,,116v128,73,229,156,470,156c528,272,680,272,680,272,680,,680,,680,l476,xe" fillcolor="white [3212]" stroked="f">
                      <v:path arrowok="t" o:extrusionok="f" o:connecttype="custom" o:connectlocs="2147483646,0;0,2147483646;2147483646,2147483646;2147483646,2147483646;2147483646,0;2147483646,0" o:connectangles="0,0,0,0,0,0"/>
                    </v:shape>
                    <v:shape id="Freeform 20" o:spid="_x0000_s1045" style="position:absolute;left:59103;top:929;width:22106;height:8861;visibility:visible;mso-wrap-style:square;v-text-anchor:top" coordsize="680,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" adj="-11796480,,5400" path="m476,c186,,79,86,,116v128,73,229,156,470,156c528,272,680,272,680,272,680,,680,,680,l476,xe" fillcolor="#f8f8f8" stroked="f">
                      <v:stroke joinstyle="miter"/>
                      <v:formulas/>
                      <v:path arrowok="t" o:extrusionok="f" o:connecttype="custom" o:connectlocs="2147483646,0;0,2147483646;2147483646,2147483646;2147483646,2147483646;2147483646,0;2147483646,0" o:connectangles="0,0,0,0,0,0" textboxrect="0,0,680,272"/>
                      <v:textbox>
                        <w:txbxContent>
                          <w:p w14:paraId="00A342D7" w14:textId="77777777" w:rsidR="009E347A" w:rsidRDefault="009E347A">
                            <w:pPr>
                              <w:rPr>
                                <w:color w:val="00A9CE"/>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alt="CSIRO logo" style="position:absolute;left:65836;top:863;width:8941;height: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">
                    <v:imagedata r:id="rId9" o:title="CSIRO logo"/>
                  </v:shape>
                </v:group>
                <v:group id="Group 22" o:spid="_x0000_s1047" style="position:absolute;left:-827;top:10205;width:14774;height:5519" coordsize="93817,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8" style="position:absolute;left:10591;top:3047;width:75990;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" fillcolor="white [3212]" stroked="f"/>
                  <v:group id="Group 24" o:spid="_x0000_s1049" style="position:absolute;width:93817;height:26426" coordsize="93817,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5" o:spid="_x0000_s1050" style="position:absolute;width:47104;height:12071;visibility:visible;mso-wrap-style:square;v-text-anchor:top" coordsize="145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" path="m1458,321c1158,150,746,,214,,,,,,,,,374,,374,,374v680,,680,,680,c1186,374,1351,362,1458,321e" fillcolor="#00313c [3205]" stroked="f">
                      <v:path arrowok="t" o:extrusionok="f" o:connecttype="custom" o:connectlocs="2147483646,2147483646;2147483646,0;0,0;0,2147483646;2147483646,2147483646;2147483646,2147483646" o:connectangles="0,0,0,0,0,0"/>
                    </v:shape>
                    <v:shape id="Freeform 26" o:spid="_x0000_s1051" style="position:absolute;top:14031;width:21545;height:6197;visibility:visible;mso-wrap-style:square;v-text-anchor:top" coordsize="6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" path="m667,165c513,77,302,,29,,,,,,,,,192,,192,,192v268,,268,,268,c528,192,612,186,667,165e" fillcolor="#00a9ce [3204]" stroked="f">
                      <v:path arrowok="t" o:extrusionok="f" o:connecttype="custom" o:connectlocs="2147483646,2147483646;2147483646,0;0,0;0,2147483646;2147483646,2147483646;2147483646,2147483646" o:connectangles="0,0,0,0,0,0"/>
                    </v:shape>
                    <v:shape id="Freeform 27" o:spid="_x0000_s1052" style="position:absolute;left:21441;top:14031;width:72269;height:12395;visibility:visible;mso-wrap-style:square;v-text-anchor:top" coordsize="2237,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" path="m669,c262,,112,122,,165,180,268,322,384,661,384v82,,1576,,1576,c2237,,2237,,2237,l669,xe" fillcolor="#00a9ce [3204]" stroked="f">
                      <v:path arrowok="t" o:extrusionok="f" o:connecttype="custom" o:connectlocs="2147483646,0;0,2147483646;2147483646,2147483646;2147483646,2147483646;2147483646,0;2147483646,0" o:connectangles="0,0,0,0,0,0"/>
                    </v:shape>
                    <v:shape id="Freeform 28" o:spid="_x0000_s1053" style="position:absolute;left:46980;width:46836;height:24180;visibility:visible;mso-wrap-style:square;v-text-anchor:top" coordsize="14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" path="m1306,c512,,218,238,,321,351,522,628,749,1291,749v159,,155,,155,c1446,,1446,,1446,l1306,xe" fillcolor="#00313c [3205]" stroked="f">
                      <v:path arrowok="t" o:extrusionok="f" o:connecttype="custom" o:connectlocs="2147483646,0;0,2147483646;2147483646,2147483646;2147483646,2147483646;2147483646,0;2147483646,0" o:connectangles="0,0,0,0,0,0"/>
                    </v:shape>
                    <v:shape id="Freeform 29" o:spid="_x0000_s1054" style="position:absolute;top:22702;width:71170;height:1422;visibility:visible;mso-wrap-style:square;v-text-anchor:top" coordsize="2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" path="m2203,38c2169,21,2120,,2058,,,,,,,,,44,,44,,44v2112,,2112,,2112,c2112,44,2193,40,2203,38e" fillcolor="#00313c [3205]" stroked="f">
                      <v:path arrowok="t" o:extrusionok="f" o:connecttype="custom" o:connectlocs="2147483646,2147483646;2147483646,0;0,0;0,2147483646;2147483646,2147483646;2147483646,2147483646" o:connectangles="0,0,0,0,0,0"/>
                    </v:shape>
                    <v:shape id="Freeform 30" o:spid="_x0000_s1055" style="position:absolute;left:71102;top:22702;width:22644;height:2838;visibility:visible;mso-wrap-style:square;v-text-anchor:top" coordsize="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" path="m153,c60,,26,28,,38,41,61,74,88,151,88v550,,550,,550,c701,,701,,701,l153,xe" stroked="f">
                      <v:path arrowok="t" o:extrusionok="f" o:connecttype="custom" o:connectlocs="2147483646,0;0,2147483646;2147483646,2147483646;2147483646,2147483646;2147483646,0;2147483646,0" o:connectangles="0,0,0,0,0,0"/>
                    </v:shape>
                    <v:shape id="Freeform 31" o:spid="_x0000_s1056" style="position:absolute;top:18445;width:60090;height:2807;visibility:visible;mso-wrap-style:square;v-text-anchor:top" coordsize="18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" path="m1707,87v93,,127,-28,153,-37c1819,26,1786,,1709,,,,,,,,,87,,87,,87r1707,xe" stroked="f">
                      <v:path arrowok="t" o:extrusionok="f" o:connecttype="custom" o:connectlocs="2147483646,2147483646;2147483646,2147483646;2147483646,0;0,0;0,2147483646;2147483646,2147483646" o:connectangles="0,0,0,0,0,0"/>
                    </v:shape>
                  </v:group>
                </v:group>
              </v:group>
            </w:pict>
          </mc:Fallback>
        </mc:AlternateContent>
      </w:r>
      <w:r>
        <w:rPr>
          <w:noProof/>
          <w:sz w:val="56"/>
          <w:szCs w:val="56"/>
          <w:lang w:val="en-GB" w:eastAsia="en-GB"/>
        </w:rPr>
        <mc:AlternateContent>
          <mc:Choice Requires="wps">
            <w:drawing>
              <wp:anchor distT="0" distB="0" distL="114300" distR="114300" simplePos="0" relativeHeight="251721725" behindDoc="1" locked="0" layoutInCell="1" allowOverlap="1" wp14:anchorId="081202E2" wp14:editId="36055073">
                <wp:simplePos x="0" y="0"/>
                <wp:positionH relativeFrom="page">
                  <wp:posOffset>-380363</wp:posOffset>
                </wp:positionH>
                <wp:positionV relativeFrom="page">
                  <wp:posOffset>-111758</wp:posOffset>
                </wp:positionV>
                <wp:extent cx="8143875" cy="8490583"/>
                <wp:effectExtent l="0" t="0" r="9523" b="0"/>
                <wp:wrapNone/>
                <wp:docPr id="32" name="Rectangle 123" descr="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8490583"/>
                        </a:xfrm>
                        <a:prstGeom prst="rect">
                          <a:avLst/>
                        </a:prstGeom>
                        <a:solidFill>
                          <a:schemeClr val="bg2">
                            <a:lumMod val="100000"/>
                            <a:lumOff val="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1515051C" id="Rectangle 123" o:spid="_x0000_s1026" alt="background" style="position:absolute;margin-left:-29.95pt;margin-top:-8.8pt;width:641.25pt;height:668.55pt;z-index:-2515947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" fillcolor="white [3214]" stroked="f">
                <w10:wrap anchorx="page" anchory="page"/>
              </v:rect>
            </w:pict>
          </mc:Fallback>
        </mc:AlternateContent>
      </w:r>
      <w:r>
        <w:rPr>
          <w:sz w:val="56"/>
          <w:szCs w:val="56"/>
        </w:rPr>
        <w:t>Southern Ocean Time Series (SOTS)</w:t>
      </w:r>
    </w:p>
    <w:p w14:paraId="0A87E691" w14:textId="77777777" w:rsidR="00CD395A" w:rsidRDefault="000E1F20">
      <w:pPr>
        <w:pStyle w:val="CoverTitle"/>
        <w:rPr>
          <w:sz w:val="52"/>
        </w:rPr>
      </w:pPr>
      <w:r>
        <w:rPr>
          <w:sz w:val="52"/>
        </w:rPr>
        <w:t>Quality Assessment and Control Report</w:t>
      </w:r>
    </w:p>
    <w:p w14:paraId="1AA4FA22" w14:textId="77777777" w:rsidR="00CD395A" w:rsidRDefault="000E1F20">
      <w:pPr>
        <w:pStyle w:val="CoverTitle"/>
        <w:rPr>
          <w:sz w:val="52"/>
        </w:rPr>
      </w:pPr>
      <w:r>
        <w:rPr>
          <w:sz w:val="52"/>
        </w:rPr>
        <w:t>Remote Access Sampler:  Sample Analysis</w:t>
      </w:r>
    </w:p>
    <w:p w14:paraId="461C9955" w14:textId="77777777" w:rsidR="00FE7C32" w:rsidRPr="00FE7C32" w:rsidRDefault="00FE7C32" w:rsidP="00FE7C32">
      <w:pPr>
        <w:pStyle w:val="CoverSubtitle"/>
        <w:rPr>
          <w:b/>
          <w:iCs w:val="0"/>
          <w:color w:val="00313C" w:themeColor="accent2"/>
          <w:spacing w:val="5"/>
          <w:sz w:val="52"/>
          <w:szCs w:val="52"/>
        </w:rPr>
      </w:pPr>
      <w:r w:rsidRPr="00FE7C32">
        <w:rPr>
          <w:b/>
          <w:iCs w:val="0"/>
          <w:color w:val="00313C" w:themeColor="accent2"/>
          <w:spacing w:val="5"/>
          <w:sz w:val="52"/>
          <w:szCs w:val="52"/>
        </w:rPr>
        <w:t>Version 1.0</w:t>
      </w:r>
    </w:p>
    <w:p w14:paraId="52332772" w14:textId="1CC0E914" w:rsidR="00CD395A" w:rsidRDefault="005B5DDC">
      <w:pPr>
        <w:pStyle w:val="BodyText"/>
        <w:rPr>
          <w:rFonts w:eastAsia="Cambria" w:cs="Cambria"/>
          <w:iCs/>
          <w:color w:val="000000" w:themeColor="text2"/>
          <w:spacing w:val="15"/>
          <w:sz w:val="34"/>
          <w:szCs w:val="24"/>
        </w:rPr>
      </w:pPr>
      <w:r>
        <w:rPr>
          <w:rFonts w:eastAsia="Cambria" w:cs="Cambria"/>
          <w:iCs/>
          <w:color w:val="000000" w:themeColor="text2"/>
          <w:spacing w:val="15"/>
          <w:sz w:val="34"/>
          <w:szCs w:val="24"/>
        </w:rPr>
        <w:t>Phytoplankton</w:t>
      </w:r>
      <w:r w:rsidR="000E1F20">
        <w:rPr>
          <w:rFonts w:eastAsia="Cambria" w:cs="Cambria"/>
          <w:iCs/>
          <w:color w:val="000000" w:themeColor="text2"/>
          <w:spacing w:val="15"/>
          <w:sz w:val="34"/>
          <w:szCs w:val="24"/>
        </w:rPr>
        <w:t xml:space="preserve"> analysis</w:t>
      </w:r>
    </w:p>
    <w:p w14:paraId="0F7D2AE4" w14:textId="77777777" w:rsidR="006F518D" w:rsidRDefault="006F518D">
      <w:pPr>
        <w:pStyle w:val="BodyText"/>
        <w:rPr>
          <w:rFonts w:eastAsia="Cambria" w:cs="Cambria"/>
          <w:iCs/>
          <w:spacing w:val="15"/>
          <w:sz w:val="34"/>
          <w:szCs w:val="24"/>
        </w:rPr>
      </w:pPr>
      <w:r>
        <w:rPr>
          <w:rFonts w:eastAsia="Cambria" w:cs="Cambria"/>
          <w:iCs/>
          <w:spacing w:val="15"/>
          <w:sz w:val="34"/>
          <w:szCs w:val="24"/>
        </w:rPr>
        <w:t>2009-20</w:t>
      </w:r>
      <w:r w:rsidR="00A86E5E">
        <w:rPr>
          <w:rFonts w:eastAsia="Cambria" w:cs="Cambria"/>
          <w:iCs/>
          <w:spacing w:val="15"/>
          <w:sz w:val="34"/>
          <w:szCs w:val="24"/>
        </w:rPr>
        <w:t>18</w:t>
      </w:r>
    </w:p>
    <w:p w14:paraId="4FE32493" w14:textId="77777777" w:rsidR="00CD395A" w:rsidRDefault="00CD395A">
      <w:pPr>
        <w:pStyle w:val="BodyText"/>
      </w:pPr>
    </w:p>
    <w:p w14:paraId="57FEFAA3" w14:textId="419C3E19" w:rsidR="00CD395A" w:rsidRDefault="005B5DDC">
      <w:pPr>
        <w:pStyle w:val="BodyText"/>
      </w:pPr>
      <w:r>
        <w:t>Ruth</w:t>
      </w:r>
      <w:r w:rsidR="00127B1E">
        <w:t xml:space="preserve"> S.</w:t>
      </w:r>
      <w:r>
        <w:t xml:space="preserve"> Eriksen, </w:t>
      </w:r>
      <w:r w:rsidR="000E1F20">
        <w:t xml:space="preserve">Diana M. </w:t>
      </w:r>
      <w:r w:rsidR="000E1F20">
        <w:rPr>
          <w:color w:val="auto"/>
        </w:rPr>
        <w:t xml:space="preserve">Davies, </w:t>
      </w:r>
      <w:r>
        <w:rPr>
          <w:color w:val="auto"/>
        </w:rPr>
        <w:t xml:space="preserve">Cathryn </w:t>
      </w:r>
      <w:r w:rsidR="00B55061">
        <w:rPr>
          <w:color w:val="auto"/>
        </w:rPr>
        <w:t xml:space="preserve">A. </w:t>
      </w:r>
      <w:r>
        <w:rPr>
          <w:color w:val="auto"/>
        </w:rPr>
        <w:t xml:space="preserve">Wynn-Edwards, </w:t>
      </w:r>
      <w:r w:rsidR="000E1F20">
        <w:rPr>
          <w:color w:val="auto"/>
        </w:rPr>
        <w:t>Thomas W. Trull</w:t>
      </w:r>
      <w:r w:rsidR="000E1F20">
        <w:rPr>
          <w:color w:val="FF0000"/>
        </w:rPr>
        <w:br/>
      </w:r>
    </w:p>
    <w:p w14:paraId="6BE213E2" w14:textId="77777777" w:rsidR="00CD395A" w:rsidRDefault="00CD395A">
      <w:pPr>
        <w:pStyle w:val="BodyText"/>
      </w:pPr>
    </w:p>
    <w:p w14:paraId="5B21A8AE" w14:textId="77777777" w:rsidR="00CD395A" w:rsidRDefault="00CD395A">
      <w:pPr>
        <w:pStyle w:val="BodyText"/>
      </w:pPr>
    </w:p>
    <w:p w14:paraId="3551047C" w14:textId="77777777" w:rsidR="00CD395A" w:rsidRDefault="00CD395A">
      <w:pPr>
        <w:pStyle w:val="BodyText"/>
      </w:pPr>
    </w:p>
    <w:p w14:paraId="0025EAC2" w14:textId="77777777" w:rsidR="00CD395A" w:rsidRDefault="00CD395A">
      <w:pPr>
        <w:pStyle w:val="BodyText"/>
      </w:pPr>
    </w:p>
    <w:p w14:paraId="49ABC28F" w14:textId="77777777" w:rsidR="00CD395A" w:rsidRDefault="00CD395A">
      <w:pPr>
        <w:pStyle w:val="BodyText"/>
      </w:pPr>
    </w:p>
    <w:p w14:paraId="5D53B6A0" w14:textId="77777777" w:rsidR="00CD395A" w:rsidRDefault="00CD395A">
      <w:pPr>
        <w:pStyle w:val="BodyText"/>
      </w:pPr>
    </w:p>
    <w:p w14:paraId="6F91F5B5" w14:textId="77777777" w:rsidR="00CD395A" w:rsidRDefault="00CD395A">
      <w:pPr>
        <w:pStyle w:val="BodyText"/>
      </w:pPr>
    </w:p>
    <w:p w14:paraId="4D8C1BEF" w14:textId="77777777" w:rsidR="00CD395A" w:rsidRDefault="00CD395A">
      <w:pPr>
        <w:pStyle w:val="BodyText"/>
      </w:pPr>
    </w:p>
    <w:p w14:paraId="13189158" w14:textId="77777777" w:rsidR="00CD395A" w:rsidRDefault="00CD395A">
      <w:pPr>
        <w:pStyle w:val="BodyText"/>
      </w:pPr>
    </w:p>
    <w:p w14:paraId="308C9790" w14:textId="77777777" w:rsidR="00CD395A" w:rsidRDefault="00CD395A">
      <w:pPr>
        <w:pStyle w:val="BodyText"/>
      </w:pPr>
    </w:p>
    <w:p w14:paraId="1C9F4ACD" w14:textId="77777777" w:rsidR="00CD395A" w:rsidRDefault="00CD395A">
      <w:pPr>
        <w:pStyle w:val="BodyText"/>
      </w:pPr>
    </w:p>
    <w:p w14:paraId="26056BFF" w14:textId="77777777" w:rsidR="00CD395A" w:rsidRDefault="00CD395A">
      <w:pPr>
        <w:pStyle w:val="BodyText"/>
      </w:pPr>
    </w:p>
    <w:p w14:paraId="390CE117" w14:textId="77777777" w:rsidR="00CD395A" w:rsidRDefault="00CD395A">
      <w:pPr>
        <w:pStyle w:val="BodyText"/>
      </w:pPr>
    </w:p>
    <w:p w14:paraId="3E2405D3" w14:textId="77777777" w:rsidR="00CD395A" w:rsidRDefault="000E1F20">
      <w:pPr>
        <w:pStyle w:val="BodyText"/>
        <w:sectPr w:rsidR="00CD395A">
          <w:footerReference w:type="even" r:id="rId10"/>
          <w:footerReference w:type="default" r:id="rId11"/>
          <w:type w:val="continuous"/>
          <w:pgSz w:w="11906" w:h="16838"/>
          <w:pgMar w:top="1106" w:right="1134" w:bottom="1134" w:left="1134" w:header="510" w:footer="624" w:gutter="0"/>
          <w:pgNumType w:start="1"/>
          <w:cols w:space="284"/>
          <w:titlePg/>
          <w:docGrid w:linePitch="360"/>
        </w:sectPr>
      </w:pPr>
      <w:r>
        <w:rPr>
          <w:noProof/>
          <w:lang w:eastAsia="zh-CN"/>
        </w:rPr>
        <w:drawing>
          <wp:inline distT="0" distB="0" distL="0" distR="0" wp14:anchorId="04EC2189" wp14:editId="71CF4727">
            <wp:extent cx="1080000" cy="1004400"/>
            <wp:effectExtent l="0" t="0" r="6349" b="5715"/>
            <wp:docPr id="5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E-CRC-LOGO-V1-CMYK.jpg"/>
                    <pic:cNvPicPr>
                      <a:picLocks noChangeAspect="1"/>
                    </pic:cNvPicPr>
                  </pic:nvPicPr>
                  <pic:blipFill>
                    <a:blip r:embed="rId12"/>
                    <a:stretch/>
                  </pic:blipFill>
                  <pic:spPr bwMode="auto">
                    <a:xfrm>
                      <a:off x="0" y="0"/>
                      <a:ext cx="1080000" cy="1004400"/>
                    </a:xfrm>
                    <a:prstGeom prst="rect">
                      <a:avLst/>
                    </a:prstGeom>
                  </pic:spPr>
                </pic:pic>
              </a:graphicData>
            </a:graphic>
          </wp:inline>
        </w:drawing>
      </w:r>
      <w:r>
        <w:rPr>
          <w:noProof/>
          <w:lang w:eastAsia="zh-CN"/>
        </w:rPr>
        <w:drawing>
          <wp:inline distT="0" distB="0" distL="0" distR="0" wp14:anchorId="37E9A0D3" wp14:editId="18CB89A9">
            <wp:extent cx="1558671" cy="800100"/>
            <wp:effectExtent l="0" t="0" r="3809" b="0"/>
            <wp:docPr id="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OS_logo-stacked.png"/>
                    <pic:cNvPicPr>
                      <a:picLocks noChangeAspect="1"/>
                    </pic:cNvPicPr>
                  </pic:nvPicPr>
                  <pic:blipFill>
                    <a:blip r:embed="rId13"/>
                    <a:stretch/>
                  </pic:blipFill>
                  <pic:spPr bwMode="auto">
                    <a:xfrm>
                      <a:off x="0" y="0"/>
                      <a:ext cx="1558672" cy="800100"/>
                    </a:xfrm>
                    <a:prstGeom prst="rect">
                      <a:avLst/>
                    </a:prstGeom>
                  </pic:spPr>
                </pic:pic>
              </a:graphicData>
            </a:graphic>
          </wp:inline>
        </w:drawing>
      </w:r>
      <w:r>
        <w:rPr>
          <w:noProof/>
          <w:sz w:val="72"/>
          <w:szCs w:val="72"/>
          <w:lang w:eastAsia="zh-CN"/>
        </w:rPr>
        <w:drawing>
          <wp:inline distT="0" distB="0" distL="0" distR="0" wp14:anchorId="536CC50D" wp14:editId="0ED06775">
            <wp:extent cx="1080000" cy="1029600"/>
            <wp:effectExtent l="0" t="0" r="6349" b="0"/>
            <wp:docPr id="5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as_BM_P_Pos_RGB.jpg"/>
                    <pic:cNvPicPr>
                      <a:picLocks noChangeAspect="1"/>
                    </pic:cNvPicPr>
                  </pic:nvPicPr>
                  <pic:blipFill>
                    <a:blip r:embed="rId14"/>
                    <a:stretch/>
                  </pic:blipFill>
                  <pic:spPr bwMode="auto">
                    <a:xfrm>
                      <a:off x="0" y="0"/>
                      <a:ext cx="1080000" cy="1029600"/>
                    </a:xfrm>
                    <a:prstGeom prst="rect">
                      <a:avLst/>
                    </a:prstGeom>
                  </pic:spPr>
                </pic:pic>
              </a:graphicData>
            </a:graphic>
          </wp:inline>
        </w:drawing>
      </w:r>
      <w:r>
        <w:rPr>
          <w:noProof/>
          <w:lang w:eastAsia="zh-CN"/>
        </w:rPr>
        <w:drawing>
          <wp:inline distT="0" distB="0" distL="0" distR="0" wp14:anchorId="6C1D9DE9" wp14:editId="473FEC81">
            <wp:extent cx="1904400" cy="525600"/>
            <wp:effectExtent l="0" t="0" r="634" b="8254"/>
            <wp:docPr id="53" name="Picture 55" descr="Australian Government Bureau of Meteor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ustralian Government Bureau of Meteorology"/>
                    <pic:cNvPicPr>
                      <a:picLocks noChangeAspect="1"/>
                    </pic:cNvPicPr>
                  </pic:nvPicPr>
                  <pic:blipFill>
                    <a:blip r:embed="rId15"/>
                    <a:stretch/>
                  </pic:blipFill>
                  <pic:spPr bwMode="auto">
                    <a:xfrm>
                      <a:off x="0" y="0"/>
                      <a:ext cx="1904400" cy="525600"/>
                    </a:xfrm>
                    <a:prstGeom prst="rect">
                      <a:avLst/>
                    </a:prstGeom>
                    <a:noFill/>
                    <a:ln>
                      <a:noFill/>
                    </a:ln>
                  </pic:spPr>
                </pic:pic>
              </a:graphicData>
            </a:graphic>
          </wp:inline>
        </w:drawing>
      </w:r>
    </w:p>
    <w:p w14:paraId="07003AA9" w14:textId="77777777" w:rsidR="00CD395A" w:rsidRDefault="000E1F20">
      <w:pPr>
        <w:pStyle w:val="VersoPageHeading"/>
      </w:pPr>
      <w:r>
        <w:lastRenderedPageBreak/>
        <w:t>Citation</w:t>
      </w:r>
    </w:p>
    <w:p w14:paraId="6CC78A63" w14:textId="0D80ABBA" w:rsidR="005B5DDC" w:rsidRDefault="005B5DDC" w:rsidP="005B5DDC">
      <w:pPr>
        <w:pStyle w:val="BodyText"/>
      </w:pPr>
      <w:r>
        <w:t xml:space="preserve">Eriksen, R.S, </w:t>
      </w:r>
      <w:r>
        <w:rPr>
          <w:color w:val="auto"/>
        </w:rPr>
        <w:t>Davies, D.M, Wynn-Edwards, C.</w:t>
      </w:r>
      <w:r w:rsidR="00B55061">
        <w:rPr>
          <w:color w:val="auto"/>
        </w:rPr>
        <w:t>A</w:t>
      </w:r>
      <w:r>
        <w:rPr>
          <w:color w:val="auto"/>
        </w:rPr>
        <w:t xml:space="preserve">, Trull, </w:t>
      </w:r>
      <w:proofErr w:type="gramStart"/>
      <w:r>
        <w:rPr>
          <w:color w:val="auto"/>
        </w:rPr>
        <w:t>T.W</w:t>
      </w:r>
      <w:proofErr w:type="gramEnd"/>
      <w:r>
        <w:rPr>
          <w:color w:val="FF0000"/>
        </w:rPr>
        <w:br/>
      </w:r>
    </w:p>
    <w:p w14:paraId="2ED7120E" w14:textId="533062A8" w:rsidR="00CD395A" w:rsidRPr="005B5DDC" w:rsidRDefault="005B5DDC" w:rsidP="005B5DDC">
      <w:pPr>
        <w:pStyle w:val="CoverTitle"/>
        <w:rPr>
          <w:rFonts w:eastAsia="Times New Roman" w:cs="Times New Roman"/>
          <w:b w:val="0"/>
          <w:bCs/>
          <w:color w:val="FF0000"/>
          <w:spacing w:val="0"/>
          <w:sz w:val="24"/>
          <w:szCs w:val="26"/>
          <w:lang w:eastAsia="en-US"/>
        </w:rPr>
      </w:pPr>
      <w:r>
        <w:rPr>
          <w:rFonts w:eastAsia="Times New Roman" w:cs="Times New Roman"/>
          <w:b w:val="0"/>
          <w:bCs/>
          <w:color w:val="auto"/>
          <w:spacing w:val="0"/>
          <w:sz w:val="24"/>
          <w:szCs w:val="26"/>
          <w:lang w:eastAsia="en-US"/>
        </w:rPr>
        <w:t xml:space="preserve"> </w:t>
      </w:r>
      <w:r w:rsidR="000E1F20">
        <w:rPr>
          <w:rFonts w:eastAsia="Times New Roman" w:cs="Times New Roman"/>
          <w:b w:val="0"/>
          <w:bCs/>
          <w:color w:val="auto"/>
          <w:spacing w:val="0"/>
          <w:sz w:val="24"/>
          <w:szCs w:val="26"/>
          <w:lang w:eastAsia="en-US"/>
        </w:rPr>
        <w:t>(20</w:t>
      </w:r>
      <w:r w:rsidR="00FE7C32">
        <w:rPr>
          <w:rFonts w:eastAsia="Times New Roman" w:cs="Times New Roman"/>
          <w:b w:val="0"/>
          <w:bCs/>
          <w:color w:val="auto"/>
          <w:spacing w:val="0"/>
          <w:sz w:val="24"/>
          <w:szCs w:val="26"/>
          <w:lang w:eastAsia="en-US"/>
        </w:rPr>
        <w:t>20</w:t>
      </w:r>
      <w:r w:rsidR="000E1F20">
        <w:rPr>
          <w:rFonts w:eastAsia="Times New Roman" w:cs="Times New Roman"/>
          <w:b w:val="0"/>
          <w:bCs/>
          <w:color w:val="auto"/>
          <w:spacing w:val="0"/>
          <w:sz w:val="24"/>
          <w:szCs w:val="26"/>
          <w:lang w:eastAsia="en-US"/>
        </w:rPr>
        <w:t xml:space="preserve">) Southern Ocean Time Series (SOTS) Quality Assessment </w:t>
      </w:r>
      <w:r w:rsidR="000E1F20" w:rsidRPr="00FE7C32">
        <w:rPr>
          <w:rStyle w:val="BodyTextChar"/>
          <w:b w:val="0"/>
          <w:bCs/>
        </w:rPr>
        <w:t>and Control Report Remote Access Sampler Sample Analysis.</w:t>
      </w:r>
      <w:r w:rsidR="002E2087">
        <w:rPr>
          <w:rStyle w:val="BodyTextChar"/>
          <w:b w:val="0"/>
          <w:bCs/>
        </w:rPr>
        <w:t xml:space="preserve"> </w:t>
      </w:r>
      <w:r>
        <w:rPr>
          <w:rStyle w:val="BodyTextChar"/>
          <w:b w:val="0"/>
          <w:bCs/>
        </w:rPr>
        <w:t>Phytoplankton</w:t>
      </w:r>
      <w:r w:rsidR="002E2087">
        <w:rPr>
          <w:rStyle w:val="BodyTextChar"/>
          <w:b w:val="0"/>
          <w:bCs/>
        </w:rPr>
        <w:t xml:space="preserve"> analysis.</w:t>
      </w:r>
      <w:r w:rsidR="00FE7C32">
        <w:rPr>
          <w:rStyle w:val="BodyTextChar"/>
          <w:b w:val="0"/>
          <w:bCs/>
        </w:rPr>
        <w:t xml:space="preserve"> Version 1.0</w:t>
      </w:r>
      <w:r w:rsidR="000E1F20" w:rsidRPr="00FE7C32">
        <w:rPr>
          <w:rStyle w:val="BodyTextChar"/>
          <w:b w:val="0"/>
          <w:bCs/>
        </w:rPr>
        <w:t xml:space="preserve"> CSIRO, Australia. </w:t>
      </w:r>
      <w:r w:rsidR="000E1F20" w:rsidRPr="005B5DDC">
        <w:rPr>
          <w:rStyle w:val="BodyTextChar"/>
          <w:b w:val="0"/>
          <w:bCs/>
          <w:color w:val="FF0000"/>
          <w:highlight w:val="yellow"/>
        </w:rPr>
        <w:t xml:space="preserve">DOI: </w:t>
      </w:r>
      <w:r>
        <w:rPr>
          <w:color w:val="FF0000"/>
        </w:rPr>
        <w:t>XXXXXX</w:t>
      </w:r>
    </w:p>
    <w:p w14:paraId="0BDC6075" w14:textId="77777777" w:rsidR="00CD395A" w:rsidRDefault="000E1F20">
      <w:pPr>
        <w:pStyle w:val="VersoPageHeading"/>
      </w:pPr>
      <w:r>
        <w:t xml:space="preserve">Copyright </w:t>
      </w:r>
    </w:p>
    <w:p w14:paraId="206D12EA" w14:textId="77777777" w:rsidR="00CD395A" w:rsidRDefault="000E1F20">
      <w:pPr>
        <w:pStyle w:val="BodyText"/>
        <w:jc w:val="both"/>
      </w:pPr>
      <w:r>
        <w:t>© Commonwealth Scientific and Industrial Research Organisation 2017. To the extent permitted by law, all rights are reserved and no part of this publication covered by copyright may be reproduced or copied in any form or by any means except with the written permission of CSIRO.</w:t>
      </w:r>
    </w:p>
    <w:p w14:paraId="137B6D82" w14:textId="77777777" w:rsidR="00CD395A" w:rsidRDefault="000E1F20">
      <w:pPr>
        <w:pStyle w:val="VersoPageHeading"/>
        <w:jc w:val="both"/>
      </w:pPr>
      <w:r>
        <w:t>Important disclaimer</w:t>
      </w:r>
    </w:p>
    <w:p w14:paraId="0124C72F" w14:textId="77777777" w:rsidR="00CD395A" w:rsidRDefault="000E1F20">
      <w:pPr>
        <w:pStyle w:val="BodyText"/>
        <w:jc w:val="both"/>
      </w:pPr>
      <w: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14:paraId="7AF9F6F7" w14:textId="77777777" w:rsidR="00CD395A" w:rsidRDefault="000E1F20">
      <w:pPr>
        <w:pStyle w:val="BodyText"/>
        <w:jc w:val="both"/>
      </w:pPr>
      <w:r>
        <w:t xml:space="preserve">CSIRO is committed to providing web accessible content wherever possible. If you are having difficulties with accessing this document please contact </w:t>
      </w:r>
      <w:hyperlink r:id="rId16" w:tooltip="Email CSIRO Enquiries" w:history="1">
        <w:r>
          <w:rPr>
            <w:rStyle w:val="Hyperlink"/>
          </w:rPr>
          <w:t>csiroenquiries@csiro.au</w:t>
        </w:r>
      </w:hyperlink>
      <w:r>
        <w:t xml:space="preserve">. </w:t>
      </w:r>
    </w:p>
    <w:p w14:paraId="1E1AC27A" w14:textId="77777777" w:rsidR="00CD395A" w:rsidRDefault="00CD395A">
      <w:pPr>
        <w:rPr>
          <w:ins w:id="0" w:author="Eriksen, Ruth (O&amp;A, Hobart)" w:date="2020-06-22T09:55:00Z"/>
          <w:rFonts w:eastAsia="Calibri"/>
          <w:color w:val="000000"/>
          <w:sz w:val="24"/>
          <w:szCs w:val="22"/>
          <w:lang w:eastAsia="en-AU"/>
        </w:rPr>
      </w:pPr>
    </w:p>
    <w:p w14:paraId="49FF38A4" w14:textId="77777777" w:rsidR="003F5AEA" w:rsidRPr="00532194" w:rsidRDefault="003F5AEA" w:rsidP="003F5AEA">
      <w:pPr>
        <w:rPr>
          <w:ins w:id="1" w:author="Eriksen, Ruth (O&amp;A, Hobart)" w:date="2020-06-22T09:55:00Z"/>
        </w:rPr>
      </w:pPr>
    </w:p>
    <w:p w14:paraId="56B4E7FA" w14:textId="77777777" w:rsidR="003F5AEA" w:rsidRPr="00532194" w:rsidRDefault="003F5AEA" w:rsidP="003F5AEA">
      <w:pPr>
        <w:rPr>
          <w:ins w:id="2" w:author="Eriksen, Ruth (O&amp;A, Hobart)" w:date="2020-06-22T09:55:00Z"/>
        </w:rPr>
      </w:pPr>
    </w:p>
    <w:p w14:paraId="7273D673" w14:textId="77777777" w:rsidR="003F5AEA" w:rsidRPr="00532194" w:rsidRDefault="003F5AEA" w:rsidP="003F5AEA">
      <w:pPr>
        <w:rPr>
          <w:ins w:id="3" w:author="Eriksen, Ruth (O&amp;A, Hobart)" w:date="2020-06-22T09:55:00Z"/>
        </w:rPr>
      </w:pPr>
    </w:p>
    <w:p w14:paraId="7A600C47" w14:textId="77777777" w:rsidR="003F5AEA" w:rsidRPr="00532194" w:rsidRDefault="003F5AEA" w:rsidP="003F5AEA">
      <w:pPr>
        <w:rPr>
          <w:ins w:id="4" w:author="Eriksen, Ruth (O&amp;A, Hobart)" w:date="2020-06-22T09:55:00Z"/>
        </w:rPr>
      </w:pPr>
    </w:p>
    <w:p w14:paraId="6571E047" w14:textId="77777777" w:rsidR="003F5AEA" w:rsidRPr="00532194" w:rsidRDefault="003F5AEA" w:rsidP="003F5AEA">
      <w:pPr>
        <w:rPr>
          <w:ins w:id="5" w:author="Eriksen, Ruth (O&amp;A, Hobart)" w:date="2020-06-22T09:55:00Z"/>
        </w:rPr>
      </w:pPr>
    </w:p>
    <w:p w14:paraId="4BBBD6B7" w14:textId="77777777" w:rsidR="003F5AEA" w:rsidRPr="00532194" w:rsidRDefault="003F5AEA" w:rsidP="003F5AEA">
      <w:pPr>
        <w:rPr>
          <w:ins w:id="6" w:author="Eriksen, Ruth (O&amp;A, Hobart)" w:date="2020-06-22T09:55:00Z"/>
        </w:rPr>
      </w:pPr>
    </w:p>
    <w:p w14:paraId="4312D2E1" w14:textId="77777777" w:rsidR="003F5AEA" w:rsidRPr="00532194" w:rsidRDefault="003F5AEA" w:rsidP="003F5AEA">
      <w:pPr>
        <w:rPr>
          <w:ins w:id="7" w:author="Eriksen, Ruth (O&amp;A, Hobart)" w:date="2020-06-22T09:55:00Z"/>
        </w:rPr>
      </w:pPr>
    </w:p>
    <w:p w14:paraId="22D1AC67" w14:textId="77777777" w:rsidR="003F5AEA" w:rsidRPr="00532194" w:rsidRDefault="003F5AEA" w:rsidP="003F5AEA">
      <w:pPr>
        <w:rPr>
          <w:ins w:id="8" w:author="Eriksen, Ruth (O&amp;A, Hobart)" w:date="2020-06-22T09:55:00Z"/>
        </w:rPr>
      </w:pPr>
    </w:p>
    <w:p w14:paraId="19545A41" w14:textId="77777777" w:rsidR="003F5AEA" w:rsidRPr="00532194" w:rsidRDefault="003F5AEA" w:rsidP="003F5AEA">
      <w:pPr>
        <w:rPr>
          <w:ins w:id="9" w:author="Eriksen, Ruth (O&amp;A, Hobart)" w:date="2020-06-22T09:55:00Z"/>
        </w:rPr>
      </w:pPr>
    </w:p>
    <w:p w14:paraId="15CCA4FD" w14:textId="77777777" w:rsidR="003F5AEA" w:rsidRPr="00532194" w:rsidRDefault="003F5AEA" w:rsidP="0010624E">
      <w:pPr>
        <w:rPr>
          <w:ins w:id="10" w:author="Eriksen, Ruth (O&amp;A, Hobart)" w:date="2020-06-22T09:55:00Z"/>
        </w:rPr>
      </w:pPr>
    </w:p>
    <w:p w14:paraId="100BC371" w14:textId="77777777" w:rsidR="003F5AEA" w:rsidRPr="00532194" w:rsidRDefault="003F5AEA">
      <w:pPr>
        <w:rPr>
          <w:ins w:id="11" w:author="Eriksen, Ruth (O&amp;A, Hobart)" w:date="2020-06-22T09:55:00Z"/>
        </w:rPr>
      </w:pPr>
    </w:p>
    <w:p w14:paraId="1E6C3581" w14:textId="77777777" w:rsidR="003F5AEA" w:rsidRPr="00532194" w:rsidRDefault="003F5AEA">
      <w:pPr>
        <w:rPr>
          <w:ins w:id="12" w:author="Eriksen, Ruth (O&amp;A, Hobart)" w:date="2020-06-22T09:55:00Z"/>
        </w:rPr>
      </w:pPr>
    </w:p>
    <w:p w14:paraId="0A732438" w14:textId="77777777" w:rsidR="003F5AEA" w:rsidRPr="00532194" w:rsidRDefault="003F5AEA">
      <w:pPr>
        <w:rPr>
          <w:ins w:id="13" w:author="Eriksen, Ruth (O&amp;A, Hobart)" w:date="2020-06-22T09:55:00Z"/>
        </w:rPr>
      </w:pPr>
    </w:p>
    <w:p w14:paraId="23609E4D" w14:textId="77777777" w:rsidR="003F5AEA" w:rsidRPr="00532194" w:rsidRDefault="003F5AEA">
      <w:pPr>
        <w:rPr>
          <w:ins w:id="14" w:author="Eriksen, Ruth (O&amp;A, Hobart)" w:date="2020-06-22T09:55:00Z"/>
        </w:rPr>
      </w:pPr>
    </w:p>
    <w:p w14:paraId="0D98551F" w14:textId="77777777" w:rsidR="003F5AEA" w:rsidRPr="00532194" w:rsidRDefault="003F5AEA">
      <w:pPr>
        <w:rPr>
          <w:ins w:id="15" w:author="Eriksen, Ruth (O&amp;A, Hobart)" w:date="2020-06-22T09:55:00Z"/>
        </w:rPr>
      </w:pPr>
    </w:p>
    <w:p w14:paraId="0FFEEF10" w14:textId="77777777" w:rsidR="003F5AEA" w:rsidRPr="00532194" w:rsidRDefault="003F5AEA">
      <w:pPr>
        <w:rPr>
          <w:ins w:id="16" w:author="Eriksen, Ruth (O&amp;A, Hobart)" w:date="2020-06-22T09:55:00Z"/>
        </w:rPr>
      </w:pPr>
    </w:p>
    <w:p w14:paraId="441A623A" w14:textId="77777777" w:rsidR="003F5AEA" w:rsidRPr="00532194" w:rsidRDefault="003F5AEA">
      <w:pPr>
        <w:rPr>
          <w:ins w:id="17" w:author="Eriksen, Ruth (O&amp;A, Hobart)" w:date="2020-06-22T09:55:00Z"/>
        </w:rPr>
      </w:pPr>
    </w:p>
    <w:p w14:paraId="35E04CB2" w14:textId="77777777" w:rsidR="003F5AEA" w:rsidRPr="00532194" w:rsidRDefault="003F5AEA">
      <w:pPr>
        <w:rPr>
          <w:ins w:id="18" w:author="Eriksen, Ruth (O&amp;A, Hobart)" w:date="2020-06-22T09:55:00Z"/>
        </w:rPr>
      </w:pPr>
    </w:p>
    <w:p w14:paraId="6F7AC1D3" w14:textId="77777777" w:rsidR="003F5AEA" w:rsidRPr="00532194" w:rsidRDefault="003F5AEA">
      <w:pPr>
        <w:rPr>
          <w:ins w:id="19" w:author="Eriksen, Ruth (O&amp;A, Hobart)" w:date="2020-06-22T09:55:00Z"/>
        </w:rPr>
      </w:pPr>
    </w:p>
    <w:p w14:paraId="41118E2B" w14:textId="77777777" w:rsidR="003F5AEA" w:rsidRPr="00532194" w:rsidRDefault="003F5AEA">
      <w:pPr>
        <w:rPr>
          <w:ins w:id="20" w:author="Eriksen, Ruth (O&amp;A, Hobart)" w:date="2020-06-22T09:55:00Z"/>
        </w:rPr>
      </w:pPr>
    </w:p>
    <w:p w14:paraId="4B576F42" w14:textId="77777777" w:rsidR="003F5AEA" w:rsidRPr="00532194" w:rsidRDefault="003F5AEA">
      <w:pPr>
        <w:rPr>
          <w:ins w:id="21" w:author="Eriksen, Ruth (O&amp;A, Hobart)" w:date="2020-06-22T09:55:00Z"/>
        </w:rPr>
      </w:pPr>
    </w:p>
    <w:p w14:paraId="628457F7" w14:textId="77777777" w:rsidR="00311C93" w:rsidRDefault="00311C93">
      <w:pPr>
        <w:sectPr w:rsidR="00311C93" w:rsidSect="00FE7C32">
          <w:footerReference w:type="first" r:id="rId17"/>
          <w:pgSz w:w="11906" w:h="16838"/>
          <w:pgMar w:top="1106" w:right="1134" w:bottom="1134" w:left="1134" w:header="510" w:footer="624" w:gutter="0"/>
          <w:pgNumType w:fmt="lowerRoman" w:start="1"/>
          <w:cols w:space="284"/>
          <w:titlePg/>
          <w:docGrid w:linePitch="360"/>
        </w:sectPr>
      </w:pPr>
    </w:p>
    <w:p w14:paraId="6375A84C" w14:textId="77777777" w:rsidR="00E06005" w:rsidRDefault="00E06005" w:rsidP="00E06005">
      <w:pPr>
        <w:pStyle w:val="Heading1notnumbered"/>
      </w:pPr>
      <w:bookmarkStart w:id="22" w:name="_Toc22214488"/>
      <w:bookmarkStart w:id="23" w:name="_Toc27660389"/>
      <w:bookmarkStart w:id="24" w:name="_Toc44707331"/>
      <w:r>
        <w:lastRenderedPageBreak/>
        <w:t>Foreword</w:t>
      </w:r>
      <w:bookmarkEnd w:id="22"/>
      <w:bookmarkEnd w:id="23"/>
      <w:bookmarkEnd w:id="24"/>
    </w:p>
    <w:p w14:paraId="59521D36" w14:textId="77777777" w:rsidR="00D025C4" w:rsidRPr="00875F9D" w:rsidRDefault="00D025C4" w:rsidP="00875F9D">
      <w:pPr>
        <w:pStyle w:val="BodyText"/>
      </w:pPr>
      <w:r w:rsidRPr="00EB38E0">
        <w:t xml:space="preserve">The Southern Ocean Time Series (SOTS) is a Sub-Facility of the Australian Integrated Marine Observing System (IMOS), funded by the National Collaborative Research Infrastructure Strategy (NCRIS).  It is operated under collaborative arrangements </w:t>
      </w:r>
      <w:r>
        <w:t>among</w:t>
      </w:r>
      <w:r w:rsidRPr="00EB38E0">
        <w:t xml:space="preserve"> the CSIRO Oceans and </w:t>
      </w:r>
      <w:r w:rsidRPr="00875F9D">
        <w:t xml:space="preserve">Atmosphere, Bureau of Meteorology, and University of Tasmania, including via the Antarctic Climate and Ecosystems Cooperative Research Centre and the Australian Antarctic Program Partnership.  The primary focus is sustained observing of ocean properties and processes important to climate, carbon cycling, and ocean productivity. </w:t>
      </w:r>
    </w:p>
    <w:p w14:paraId="3AF8E577" w14:textId="6F45FF9F" w:rsidR="00CD395A" w:rsidRPr="00875F9D" w:rsidRDefault="000E1F20" w:rsidP="00875F9D">
      <w:pPr>
        <w:pStyle w:val="BodyText"/>
      </w:pPr>
      <w:r w:rsidRPr="00875F9D">
        <w:t xml:space="preserve">The SOTS Sub-Facility consists of deep ocean moorings deployed in Subantarctic waters southwest of Tasmania, equipped with autonomous sensors and sample collectors. SOTS moorings are serviced annually </w:t>
      </w:r>
      <w:r w:rsidR="00A97082">
        <w:t>and during this time</w:t>
      </w:r>
      <w:r w:rsidRPr="00875F9D">
        <w:t xml:space="preserve"> the existing moorings are </w:t>
      </w:r>
      <w:r w:rsidR="006D7E0C" w:rsidRPr="00875F9D">
        <w:t>recovered,</w:t>
      </w:r>
      <w:r w:rsidRPr="00875F9D">
        <w:t xml:space="preserve"> and new moorings are deployed. Some sensor data is transmitted from the moorings via satellite in near real time. Other sensor data and samples are recovered during the annual service visit.</w:t>
      </w:r>
    </w:p>
    <w:p w14:paraId="1FD93B3D" w14:textId="7EFD2540" w:rsidR="00875F9D" w:rsidRPr="00875F9D" w:rsidRDefault="00875F9D" w:rsidP="00875F9D">
      <w:pPr>
        <w:pStyle w:val="BodyText"/>
      </w:pPr>
      <w:r w:rsidRPr="00875F9D">
        <w:t xml:space="preserve">This report details the quality assessment and control procedures applied to the phytoplankton samples from the Remote Access Sampler deployed on SOFS and Pulse moorings. The datasets are publicly available via the AODN Portal </w:t>
      </w:r>
      <w:hyperlink r:id="rId18" w:history="1">
        <w:r w:rsidR="00F21AC9" w:rsidRPr="00F355C8">
          <w:rPr>
            <w:rStyle w:val="Hyperlink"/>
          </w:rPr>
          <w:t>https://portal.aodn.org.au/search</w:t>
        </w:r>
      </w:hyperlink>
      <w:r w:rsidRPr="00875F9D">
        <w:t>.</w:t>
      </w:r>
      <w:r w:rsidR="00F21AC9">
        <w:t xml:space="preserve">  </w:t>
      </w:r>
    </w:p>
    <w:p w14:paraId="4B3A33B6" w14:textId="62EBD46A" w:rsidR="00CD395A" w:rsidRDefault="000E1F20">
      <w:pPr>
        <w:pBdr>
          <w:top w:val="none" w:sz="4" w:space="0" w:color="000000"/>
          <w:left w:val="none" w:sz="4" w:space="0" w:color="000000"/>
          <w:bottom w:val="none" w:sz="4" w:space="0" w:color="000000"/>
          <w:right w:val="none" w:sz="4" w:space="0" w:color="000000"/>
          <w:between w:val="none" w:sz="4" w:space="0" w:color="000000"/>
        </w:pBdr>
        <w:rPr>
          <w:rFonts w:cs="Calibri"/>
        </w:rPr>
      </w:pPr>
      <w:r>
        <w:rPr>
          <w:rFonts w:cs="Calibri"/>
        </w:rPr>
        <w:br w:type="page"/>
      </w:r>
    </w:p>
    <w:p w14:paraId="12DE97E6" w14:textId="77777777" w:rsidR="00CD395A" w:rsidRDefault="000E1F20">
      <w:pPr>
        <w:pStyle w:val="Heading1notnumbered"/>
      </w:pPr>
      <w:bookmarkStart w:id="25" w:name="_Toc27660390"/>
      <w:bookmarkStart w:id="26" w:name="_Toc44707332"/>
      <w:r>
        <w:lastRenderedPageBreak/>
        <w:t>Contents</w:t>
      </w:r>
      <w:bookmarkEnd w:id="25"/>
      <w:bookmarkEnd w:id="26"/>
    </w:p>
    <w:p w14:paraId="57A28BB7" w14:textId="0FD9E62D" w:rsidR="006C507F" w:rsidRDefault="000E1F20">
      <w:pPr>
        <w:pStyle w:val="TOC2"/>
        <w:tabs>
          <w:tab w:val="right" w:leader="dot" w:pos="9628"/>
        </w:tabs>
        <w:rPr>
          <w:rFonts w:asciiTheme="minorHAnsi" w:eastAsiaTheme="minorEastAsia" w:hAnsiTheme="minorHAnsi" w:cstheme="minorBidi"/>
          <w:b w:val="0"/>
          <w:bCs w:val="0"/>
          <w:noProof/>
          <w:sz w:val="22"/>
          <w:szCs w:val="22"/>
          <w:lang w:eastAsia="zh-CN"/>
        </w:rPr>
      </w:pPr>
      <w:r>
        <w:rPr>
          <w:sz w:val="22"/>
          <w:szCs w:val="22"/>
        </w:rPr>
        <w:fldChar w:fldCharType="begin"/>
      </w:r>
      <w:r>
        <w:rPr>
          <w:sz w:val="22"/>
          <w:szCs w:val="22"/>
        </w:rPr>
        <w:instrText xml:space="preserve"> TOC \h \z \t "Heading 1,2,Heading 2,3,PartTitle,1,Heading 1 not numbered,2,Heading 2 not numbered,3" </w:instrText>
      </w:r>
      <w:r>
        <w:rPr>
          <w:sz w:val="22"/>
          <w:szCs w:val="22"/>
        </w:rPr>
        <w:fldChar w:fldCharType="separate"/>
      </w:r>
      <w:hyperlink w:anchor="_Toc44707331" w:history="1">
        <w:r w:rsidR="006C507F" w:rsidRPr="00A15B8B">
          <w:rPr>
            <w:rStyle w:val="Hyperlink"/>
            <w:noProof/>
          </w:rPr>
          <w:t>Foreword</w:t>
        </w:r>
        <w:r w:rsidR="006C507F">
          <w:rPr>
            <w:noProof/>
            <w:webHidden/>
          </w:rPr>
          <w:tab/>
        </w:r>
        <w:r w:rsidR="006C507F">
          <w:rPr>
            <w:noProof/>
            <w:webHidden/>
          </w:rPr>
          <w:fldChar w:fldCharType="begin"/>
        </w:r>
        <w:r w:rsidR="006C507F">
          <w:rPr>
            <w:noProof/>
            <w:webHidden/>
          </w:rPr>
          <w:instrText xml:space="preserve"> PAGEREF _Toc44707331 \h </w:instrText>
        </w:r>
        <w:r w:rsidR="006C507F">
          <w:rPr>
            <w:noProof/>
            <w:webHidden/>
          </w:rPr>
        </w:r>
        <w:r w:rsidR="006C507F">
          <w:rPr>
            <w:noProof/>
            <w:webHidden/>
          </w:rPr>
          <w:fldChar w:fldCharType="separate"/>
        </w:r>
        <w:r w:rsidR="006C507F">
          <w:rPr>
            <w:noProof/>
            <w:webHidden/>
          </w:rPr>
          <w:t>ii</w:t>
        </w:r>
        <w:r w:rsidR="006C507F">
          <w:rPr>
            <w:noProof/>
            <w:webHidden/>
          </w:rPr>
          <w:fldChar w:fldCharType="end"/>
        </w:r>
      </w:hyperlink>
    </w:p>
    <w:p w14:paraId="11D6DB20" w14:textId="6A711BAA" w:rsidR="006C507F" w:rsidRDefault="00A659FD">
      <w:pPr>
        <w:pStyle w:val="TOC2"/>
        <w:tabs>
          <w:tab w:val="right" w:leader="dot" w:pos="9628"/>
        </w:tabs>
        <w:rPr>
          <w:rFonts w:asciiTheme="minorHAnsi" w:eastAsiaTheme="minorEastAsia" w:hAnsiTheme="minorHAnsi" w:cstheme="minorBidi"/>
          <w:b w:val="0"/>
          <w:bCs w:val="0"/>
          <w:noProof/>
          <w:sz w:val="22"/>
          <w:szCs w:val="22"/>
          <w:lang w:eastAsia="zh-CN"/>
        </w:rPr>
      </w:pPr>
      <w:hyperlink w:anchor="_Toc44707332" w:history="1">
        <w:r w:rsidR="006C507F" w:rsidRPr="00A15B8B">
          <w:rPr>
            <w:rStyle w:val="Hyperlink"/>
            <w:noProof/>
          </w:rPr>
          <w:t>Contents</w:t>
        </w:r>
        <w:r w:rsidR="006C507F">
          <w:rPr>
            <w:noProof/>
            <w:webHidden/>
          </w:rPr>
          <w:tab/>
        </w:r>
        <w:r w:rsidR="006C507F">
          <w:rPr>
            <w:noProof/>
            <w:webHidden/>
          </w:rPr>
          <w:fldChar w:fldCharType="begin"/>
        </w:r>
        <w:r w:rsidR="006C507F">
          <w:rPr>
            <w:noProof/>
            <w:webHidden/>
          </w:rPr>
          <w:instrText xml:space="preserve"> PAGEREF _Toc44707332 \h </w:instrText>
        </w:r>
        <w:r w:rsidR="006C507F">
          <w:rPr>
            <w:noProof/>
            <w:webHidden/>
          </w:rPr>
        </w:r>
        <w:r w:rsidR="006C507F">
          <w:rPr>
            <w:noProof/>
            <w:webHidden/>
          </w:rPr>
          <w:fldChar w:fldCharType="separate"/>
        </w:r>
        <w:r w:rsidR="006C507F">
          <w:rPr>
            <w:noProof/>
            <w:webHidden/>
          </w:rPr>
          <w:t>iii</w:t>
        </w:r>
        <w:r w:rsidR="006C507F">
          <w:rPr>
            <w:noProof/>
            <w:webHidden/>
          </w:rPr>
          <w:fldChar w:fldCharType="end"/>
        </w:r>
      </w:hyperlink>
    </w:p>
    <w:p w14:paraId="7AA126D3" w14:textId="1289F576" w:rsidR="006C507F" w:rsidRDefault="00A659FD">
      <w:pPr>
        <w:pStyle w:val="TOC2"/>
        <w:tabs>
          <w:tab w:val="right" w:leader="dot" w:pos="9628"/>
        </w:tabs>
        <w:rPr>
          <w:rFonts w:asciiTheme="minorHAnsi" w:eastAsiaTheme="minorEastAsia" w:hAnsiTheme="minorHAnsi" w:cstheme="minorBidi"/>
          <w:b w:val="0"/>
          <w:bCs w:val="0"/>
          <w:noProof/>
          <w:sz w:val="22"/>
          <w:szCs w:val="22"/>
          <w:lang w:eastAsia="zh-CN"/>
        </w:rPr>
      </w:pPr>
      <w:hyperlink w:anchor="_Toc44707333" w:history="1">
        <w:r w:rsidR="006C507F" w:rsidRPr="00A15B8B">
          <w:rPr>
            <w:rStyle w:val="Hyperlink"/>
            <w:noProof/>
          </w:rPr>
          <w:t>Figures</w:t>
        </w:r>
        <w:r w:rsidR="006C507F">
          <w:rPr>
            <w:noProof/>
            <w:webHidden/>
          </w:rPr>
          <w:tab/>
        </w:r>
        <w:r w:rsidR="006C507F">
          <w:rPr>
            <w:noProof/>
            <w:webHidden/>
          </w:rPr>
          <w:fldChar w:fldCharType="begin"/>
        </w:r>
        <w:r w:rsidR="006C507F">
          <w:rPr>
            <w:noProof/>
            <w:webHidden/>
          </w:rPr>
          <w:instrText xml:space="preserve"> PAGEREF _Toc44707333 \h </w:instrText>
        </w:r>
        <w:r w:rsidR="006C507F">
          <w:rPr>
            <w:noProof/>
            <w:webHidden/>
          </w:rPr>
        </w:r>
        <w:r w:rsidR="006C507F">
          <w:rPr>
            <w:noProof/>
            <w:webHidden/>
          </w:rPr>
          <w:fldChar w:fldCharType="separate"/>
        </w:r>
        <w:r w:rsidR="006C507F">
          <w:rPr>
            <w:noProof/>
            <w:webHidden/>
          </w:rPr>
          <w:t>iv</w:t>
        </w:r>
        <w:r w:rsidR="006C507F">
          <w:rPr>
            <w:noProof/>
            <w:webHidden/>
          </w:rPr>
          <w:fldChar w:fldCharType="end"/>
        </w:r>
      </w:hyperlink>
    </w:p>
    <w:p w14:paraId="135B6271" w14:textId="3037C991" w:rsidR="006C507F" w:rsidRDefault="00A659FD">
      <w:pPr>
        <w:pStyle w:val="TOC2"/>
        <w:tabs>
          <w:tab w:val="right" w:leader="dot" w:pos="9628"/>
        </w:tabs>
        <w:rPr>
          <w:rFonts w:asciiTheme="minorHAnsi" w:eastAsiaTheme="minorEastAsia" w:hAnsiTheme="minorHAnsi" w:cstheme="minorBidi"/>
          <w:b w:val="0"/>
          <w:bCs w:val="0"/>
          <w:noProof/>
          <w:sz w:val="22"/>
          <w:szCs w:val="22"/>
          <w:lang w:eastAsia="zh-CN"/>
        </w:rPr>
      </w:pPr>
      <w:hyperlink w:anchor="_Toc44707334" w:history="1">
        <w:r w:rsidR="006C507F" w:rsidRPr="00A15B8B">
          <w:rPr>
            <w:rStyle w:val="Hyperlink"/>
            <w:noProof/>
          </w:rPr>
          <w:t>Tables</w:t>
        </w:r>
        <w:r w:rsidR="006C507F">
          <w:rPr>
            <w:noProof/>
            <w:webHidden/>
          </w:rPr>
          <w:tab/>
        </w:r>
        <w:r w:rsidR="006C507F">
          <w:rPr>
            <w:noProof/>
            <w:webHidden/>
          </w:rPr>
          <w:fldChar w:fldCharType="begin"/>
        </w:r>
        <w:r w:rsidR="006C507F">
          <w:rPr>
            <w:noProof/>
            <w:webHidden/>
          </w:rPr>
          <w:instrText xml:space="preserve"> PAGEREF _Toc44707334 \h </w:instrText>
        </w:r>
        <w:r w:rsidR="006C507F">
          <w:rPr>
            <w:noProof/>
            <w:webHidden/>
          </w:rPr>
        </w:r>
        <w:r w:rsidR="006C507F">
          <w:rPr>
            <w:noProof/>
            <w:webHidden/>
          </w:rPr>
          <w:fldChar w:fldCharType="separate"/>
        </w:r>
        <w:r w:rsidR="006C507F">
          <w:rPr>
            <w:noProof/>
            <w:webHidden/>
          </w:rPr>
          <w:t>v</w:t>
        </w:r>
        <w:r w:rsidR="006C507F">
          <w:rPr>
            <w:noProof/>
            <w:webHidden/>
          </w:rPr>
          <w:fldChar w:fldCharType="end"/>
        </w:r>
      </w:hyperlink>
    </w:p>
    <w:p w14:paraId="33DC5135" w14:textId="62E570B5" w:rsidR="006C507F" w:rsidRDefault="00A659FD">
      <w:pPr>
        <w:pStyle w:val="TOC2"/>
        <w:tabs>
          <w:tab w:val="right" w:leader="dot" w:pos="9628"/>
        </w:tabs>
        <w:rPr>
          <w:rFonts w:asciiTheme="minorHAnsi" w:eastAsiaTheme="minorEastAsia" w:hAnsiTheme="minorHAnsi" w:cstheme="minorBidi"/>
          <w:b w:val="0"/>
          <w:bCs w:val="0"/>
          <w:noProof/>
          <w:sz w:val="22"/>
          <w:szCs w:val="22"/>
          <w:lang w:eastAsia="zh-CN"/>
        </w:rPr>
      </w:pPr>
      <w:hyperlink w:anchor="_Toc44707335" w:history="1">
        <w:r w:rsidR="006C507F" w:rsidRPr="00A15B8B">
          <w:rPr>
            <w:rStyle w:val="Hyperlink"/>
            <w:noProof/>
          </w:rPr>
          <w:t>Acknowledgments</w:t>
        </w:r>
        <w:r w:rsidR="006C507F">
          <w:rPr>
            <w:noProof/>
            <w:webHidden/>
          </w:rPr>
          <w:tab/>
        </w:r>
        <w:r w:rsidR="006C507F">
          <w:rPr>
            <w:noProof/>
            <w:webHidden/>
          </w:rPr>
          <w:fldChar w:fldCharType="begin"/>
        </w:r>
        <w:r w:rsidR="006C507F">
          <w:rPr>
            <w:noProof/>
            <w:webHidden/>
          </w:rPr>
          <w:instrText xml:space="preserve"> PAGEREF _Toc44707335 \h </w:instrText>
        </w:r>
        <w:r w:rsidR="006C507F">
          <w:rPr>
            <w:noProof/>
            <w:webHidden/>
          </w:rPr>
        </w:r>
        <w:r w:rsidR="006C507F">
          <w:rPr>
            <w:noProof/>
            <w:webHidden/>
          </w:rPr>
          <w:fldChar w:fldCharType="separate"/>
        </w:r>
        <w:r w:rsidR="006C507F">
          <w:rPr>
            <w:noProof/>
            <w:webHidden/>
          </w:rPr>
          <w:t>vi</w:t>
        </w:r>
        <w:r w:rsidR="006C507F">
          <w:rPr>
            <w:noProof/>
            <w:webHidden/>
          </w:rPr>
          <w:fldChar w:fldCharType="end"/>
        </w:r>
      </w:hyperlink>
    </w:p>
    <w:p w14:paraId="26243506" w14:textId="5D632A57" w:rsidR="006C507F" w:rsidRDefault="00A659FD">
      <w:pPr>
        <w:pStyle w:val="TOC2"/>
        <w:tabs>
          <w:tab w:val="right" w:leader="dot" w:pos="9628"/>
        </w:tabs>
        <w:rPr>
          <w:rFonts w:asciiTheme="minorHAnsi" w:eastAsiaTheme="minorEastAsia" w:hAnsiTheme="minorHAnsi" w:cstheme="minorBidi"/>
          <w:b w:val="0"/>
          <w:bCs w:val="0"/>
          <w:noProof/>
          <w:sz w:val="22"/>
          <w:szCs w:val="22"/>
          <w:lang w:eastAsia="zh-CN"/>
        </w:rPr>
      </w:pPr>
      <w:hyperlink w:anchor="_Toc44707336" w:history="1">
        <w:r w:rsidR="006C507F" w:rsidRPr="00A15B8B">
          <w:rPr>
            <w:rStyle w:val="Hyperlink"/>
            <w:noProof/>
          </w:rPr>
          <w:t>Executive summary</w:t>
        </w:r>
        <w:r w:rsidR="006C507F">
          <w:rPr>
            <w:noProof/>
            <w:webHidden/>
          </w:rPr>
          <w:tab/>
        </w:r>
        <w:r w:rsidR="006C507F">
          <w:rPr>
            <w:noProof/>
            <w:webHidden/>
          </w:rPr>
          <w:fldChar w:fldCharType="begin"/>
        </w:r>
        <w:r w:rsidR="006C507F">
          <w:rPr>
            <w:noProof/>
            <w:webHidden/>
          </w:rPr>
          <w:instrText xml:space="preserve"> PAGEREF _Toc44707336 \h </w:instrText>
        </w:r>
        <w:r w:rsidR="006C507F">
          <w:rPr>
            <w:noProof/>
            <w:webHidden/>
          </w:rPr>
        </w:r>
        <w:r w:rsidR="006C507F">
          <w:rPr>
            <w:noProof/>
            <w:webHidden/>
          </w:rPr>
          <w:fldChar w:fldCharType="separate"/>
        </w:r>
        <w:r w:rsidR="006C507F">
          <w:rPr>
            <w:noProof/>
            <w:webHidden/>
          </w:rPr>
          <w:t>vii</w:t>
        </w:r>
        <w:r w:rsidR="006C507F">
          <w:rPr>
            <w:noProof/>
            <w:webHidden/>
          </w:rPr>
          <w:fldChar w:fldCharType="end"/>
        </w:r>
      </w:hyperlink>
    </w:p>
    <w:p w14:paraId="5612E7B1" w14:textId="701645DC" w:rsidR="006C507F" w:rsidRDefault="00A659FD">
      <w:pPr>
        <w:pStyle w:val="TOC2"/>
        <w:tabs>
          <w:tab w:val="left" w:pos="480"/>
          <w:tab w:val="right" w:leader="dot" w:pos="9628"/>
        </w:tabs>
        <w:rPr>
          <w:rFonts w:asciiTheme="minorHAnsi" w:eastAsiaTheme="minorEastAsia" w:hAnsiTheme="minorHAnsi" w:cstheme="minorBidi"/>
          <w:b w:val="0"/>
          <w:bCs w:val="0"/>
          <w:noProof/>
          <w:sz w:val="22"/>
          <w:szCs w:val="22"/>
          <w:lang w:eastAsia="zh-CN"/>
        </w:rPr>
      </w:pPr>
      <w:hyperlink w:anchor="_Toc44707337" w:history="1">
        <w:r w:rsidR="006C507F" w:rsidRPr="00A15B8B">
          <w:rPr>
            <w:rStyle w:val="Hyperlink"/>
            <w:noProof/>
          </w:rPr>
          <w:t>1</w:t>
        </w:r>
        <w:r w:rsidR="006C507F">
          <w:rPr>
            <w:rFonts w:asciiTheme="minorHAnsi" w:eastAsiaTheme="minorEastAsia" w:hAnsiTheme="minorHAnsi" w:cstheme="minorBidi"/>
            <w:b w:val="0"/>
            <w:bCs w:val="0"/>
            <w:noProof/>
            <w:sz w:val="22"/>
            <w:szCs w:val="22"/>
            <w:lang w:eastAsia="zh-CN"/>
          </w:rPr>
          <w:tab/>
        </w:r>
        <w:r w:rsidR="006C507F" w:rsidRPr="00A15B8B">
          <w:rPr>
            <w:rStyle w:val="Hyperlink"/>
            <w:noProof/>
          </w:rPr>
          <w:t>Introduction</w:t>
        </w:r>
        <w:r w:rsidR="006C507F">
          <w:rPr>
            <w:noProof/>
            <w:webHidden/>
          </w:rPr>
          <w:tab/>
        </w:r>
        <w:r w:rsidR="006C507F">
          <w:rPr>
            <w:noProof/>
            <w:webHidden/>
          </w:rPr>
          <w:fldChar w:fldCharType="begin"/>
        </w:r>
        <w:r w:rsidR="006C507F">
          <w:rPr>
            <w:noProof/>
            <w:webHidden/>
          </w:rPr>
          <w:instrText xml:space="preserve"> PAGEREF _Toc44707337 \h </w:instrText>
        </w:r>
        <w:r w:rsidR="006C507F">
          <w:rPr>
            <w:noProof/>
            <w:webHidden/>
          </w:rPr>
        </w:r>
        <w:r w:rsidR="006C507F">
          <w:rPr>
            <w:noProof/>
            <w:webHidden/>
          </w:rPr>
          <w:fldChar w:fldCharType="separate"/>
        </w:r>
        <w:r w:rsidR="006C507F">
          <w:rPr>
            <w:noProof/>
            <w:webHidden/>
          </w:rPr>
          <w:t>1</w:t>
        </w:r>
        <w:r w:rsidR="006C507F">
          <w:rPr>
            <w:noProof/>
            <w:webHidden/>
          </w:rPr>
          <w:fldChar w:fldCharType="end"/>
        </w:r>
      </w:hyperlink>
    </w:p>
    <w:p w14:paraId="2E4F5A34" w14:textId="1FFB4AC6"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38" w:history="1">
        <w:r w:rsidR="006C507F" w:rsidRPr="00A15B8B">
          <w:rPr>
            <w:rStyle w:val="Hyperlink"/>
            <w:noProof/>
          </w:rPr>
          <w:t>1.1</w:t>
        </w:r>
        <w:r w:rsidR="006C507F">
          <w:rPr>
            <w:rFonts w:asciiTheme="minorHAnsi" w:eastAsiaTheme="minorEastAsia" w:hAnsiTheme="minorHAnsi" w:cstheme="minorBidi"/>
            <w:noProof/>
            <w:sz w:val="22"/>
            <w:szCs w:val="22"/>
            <w:lang w:eastAsia="zh-CN"/>
          </w:rPr>
          <w:tab/>
        </w:r>
        <w:r w:rsidR="006C507F" w:rsidRPr="00A15B8B">
          <w:rPr>
            <w:rStyle w:val="Hyperlink"/>
            <w:rFonts w:cs="Calibri"/>
            <w:noProof/>
          </w:rPr>
          <w:t>Phytoplankton samples</w:t>
        </w:r>
        <w:r w:rsidR="006C507F">
          <w:rPr>
            <w:noProof/>
            <w:webHidden/>
          </w:rPr>
          <w:tab/>
        </w:r>
        <w:r w:rsidR="006C507F">
          <w:rPr>
            <w:noProof/>
            <w:webHidden/>
          </w:rPr>
          <w:fldChar w:fldCharType="begin"/>
        </w:r>
        <w:r w:rsidR="006C507F">
          <w:rPr>
            <w:noProof/>
            <w:webHidden/>
          </w:rPr>
          <w:instrText xml:space="preserve"> PAGEREF _Toc44707338 \h </w:instrText>
        </w:r>
        <w:r w:rsidR="006C507F">
          <w:rPr>
            <w:noProof/>
            <w:webHidden/>
          </w:rPr>
        </w:r>
        <w:r w:rsidR="006C507F">
          <w:rPr>
            <w:noProof/>
            <w:webHidden/>
          </w:rPr>
          <w:fldChar w:fldCharType="separate"/>
        </w:r>
        <w:r w:rsidR="006C507F">
          <w:rPr>
            <w:noProof/>
            <w:webHidden/>
          </w:rPr>
          <w:t>1</w:t>
        </w:r>
        <w:r w:rsidR="006C507F">
          <w:rPr>
            <w:noProof/>
            <w:webHidden/>
          </w:rPr>
          <w:fldChar w:fldCharType="end"/>
        </w:r>
      </w:hyperlink>
    </w:p>
    <w:p w14:paraId="35443BC2" w14:textId="0CBB182F" w:rsidR="006C507F" w:rsidRDefault="00A659FD">
      <w:pPr>
        <w:pStyle w:val="TOC2"/>
        <w:tabs>
          <w:tab w:val="left" w:pos="480"/>
          <w:tab w:val="right" w:leader="dot" w:pos="9628"/>
        </w:tabs>
        <w:rPr>
          <w:rFonts w:asciiTheme="minorHAnsi" w:eastAsiaTheme="minorEastAsia" w:hAnsiTheme="minorHAnsi" w:cstheme="minorBidi"/>
          <w:b w:val="0"/>
          <w:bCs w:val="0"/>
          <w:noProof/>
          <w:sz w:val="22"/>
          <w:szCs w:val="22"/>
          <w:lang w:eastAsia="zh-CN"/>
        </w:rPr>
      </w:pPr>
      <w:hyperlink w:anchor="_Toc44707339" w:history="1">
        <w:r w:rsidR="006C507F" w:rsidRPr="00A15B8B">
          <w:rPr>
            <w:rStyle w:val="Hyperlink"/>
            <w:noProof/>
          </w:rPr>
          <w:t>2</w:t>
        </w:r>
        <w:r w:rsidR="006C507F">
          <w:rPr>
            <w:rFonts w:asciiTheme="minorHAnsi" w:eastAsiaTheme="minorEastAsia" w:hAnsiTheme="minorHAnsi" w:cstheme="minorBidi"/>
            <w:b w:val="0"/>
            <w:bCs w:val="0"/>
            <w:noProof/>
            <w:sz w:val="22"/>
            <w:szCs w:val="22"/>
            <w:lang w:eastAsia="zh-CN"/>
          </w:rPr>
          <w:tab/>
        </w:r>
        <w:r w:rsidR="006C507F" w:rsidRPr="00A15B8B">
          <w:rPr>
            <w:rStyle w:val="Hyperlink"/>
            <w:noProof/>
          </w:rPr>
          <w:t>Quality assurance of sample collection and analysis</w:t>
        </w:r>
        <w:r w:rsidR="006C507F">
          <w:rPr>
            <w:noProof/>
            <w:webHidden/>
          </w:rPr>
          <w:tab/>
        </w:r>
        <w:r w:rsidR="006C507F">
          <w:rPr>
            <w:noProof/>
            <w:webHidden/>
          </w:rPr>
          <w:fldChar w:fldCharType="begin"/>
        </w:r>
        <w:r w:rsidR="006C507F">
          <w:rPr>
            <w:noProof/>
            <w:webHidden/>
          </w:rPr>
          <w:instrText xml:space="preserve"> PAGEREF _Toc44707339 \h </w:instrText>
        </w:r>
        <w:r w:rsidR="006C507F">
          <w:rPr>
            <w:noProof/>
            <w:webHidden/>
          </w:rPr>
        </w:r>
        <w:r w:rsidR="006C507F">
          <w:rPr>
            <w:noProof/>
            <w:webHidden/>
          </w:rPr>
          <w:fldChar w:fldCharType="separate"/>
        </w:r>
        <w:r w:rsidR="006C507F">
          <w:rPr>
            <w:noProof/>
            <w:webHidden/>
          </w:rPr>
          <w:t>3</w:t>
        </w:r>
        <w:r w:rsidR="006C507F">
          <w:rPr>
            <w:noProof/>
            <w:webHidden/>
          </w:rPr>
          <w:fldChar w:fldCharType="end"/>
        </w:r>
      </w:hyperlink>
    </w:p>
    <w:p w14:paraId="15B5442A" w14:textId="35C2F4C5"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40" w:history="1">
        <w:r w:rsidR="006C507F" w:rsidRPr="00A15B8B">
          <w:rPr>
            <w:rStyle w:val="Hyperlink"/>
            <w:noProof/>
          </w:rPr>
          <w:t>2.1</w:t>
        </w:r>
        <w:r w:rsidR="006C507F">
          <w:rPr>
            <w:rFonts w:asciiTheme="minorHAnsi" w:eastAsiaTheme="minorEastAsia" w:hAnsiTheme="minorHAnsi" w:cstheme="minorBidi"/>
            <w:noProof/>
            <w:sz w:val="22"/>
            <w:szCs w:val="22"/>
            <w:lang w:eastAsia="zh-CN"/>
          </w:rPr>
          <w:tab/>
        </w:r>
        <w:r w:rsidR="006C507F" w:rsidRPr="00A15B8B">
          <w:rPr>
            <w:rStyle w:val="Hyperlink"/>
            <w:noProof/>
          </w:rPr>
          <w:t>Preparation of the RAS.</w:t>
        </w:r>
        <w:r w:rsidR="006C507F">
          <w:rPr>
            <w:noProof/>
            <w:webHidden/>
          </w:rPr>
          <w:tab/>
        </w:r>
        <w:r w:rsidR="006C507F">
          <w:rPr>
            <w:noProof/>
            <w:webHidden/>
          </w:rPr>
          <w:fldChar w:fldCharType="begin"/>
        </w:r>
        <w:r w:rsidR="006C507F">
          <w:rPr>
            <w:noProof/>
            <w:webHidden/>
          </w:rPr>
          <w:instrText xml:space="preserve"> PAGEREF _Toc44707340 \h </w:instrText>
        </w:r>
        <w:r w:rsidR="006C507F">
          <w:rPr>
            <w:noProof/>
            <w:webHidden/>
          </w:rPr>
        </w:r>
        <w:r w:rsidR="006C507F">
          <w:rPr>
            <w:noProof/>
            <w:webHidden/>
          </w:rPr>
          <w:fldChar w:fldCharType="separate"/>
        </w:r>
        <w:r w:rsidR="006C507F">
          <w:rPr>
            <w:noProof/>
            <w:webHidden/>
          </w:rPr>
          <w:t>3</w:t>
        </w:r>
        <w:r w:rsidR="006C507F">
          <w:rPr>
            <w:noProof/>
            <w:webHidden/>
          </w:rPr>
          <w:fldChar w:fldCharType="end"/>
        </w:r>
      </w:hyperlink>
    </w:p>
    <w:p w14:paraId="6604CC0F" w14:textId="7A6B5C4F"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41" w:history="1">
        <w:r w:rsidR="006C507F" w:rsidRPr="00A15B8B">
          <w:rPr>
            <w:rStyle w:val="Hyperlink"/>
            <w:noProof/>
          </w:rPr>
          <w:t>2.2</w:t>
        </w:r>
        <w:r w:rsidR="006C507F">
          <w:rPr>
            <w:rFonts w:asciiTheme="minorHAnsi" w:eastAsiaTheme="minorEastAsia" w:hAnsiTheme="minorHAnsi" w:cstheme="minorBidi"/>
            <w:noProof/>
            <w:sz w:val="22"/>
            <w:szCs w:val="22"/>
            <w:lang w:eastAsia="zh-CN"/>
          </w:rPr>
          <w:tab/>
        </w:r>
        <w:r w:rsidR="006C507F" w:rsidRPr="00A15B8B">
          <w:rPr>
            <w:rStyle w:val="Hyperlink"/>
            <w:noProof/>
          </w:rPr>
          <w:t>Preservation of samples</w:t>
        </w:r>
        <w:r w:rsidR="006C507F">
          <w:rPr>
            <w:noProof/>
            <w:webHidden/>
          </w:rPr>
          <w:tab/>
        </w:r>
        <w:r w:rsidR="006C507F">
          <w:rPr>
            <w:noProof/>
            <w:webHidden/>
          </w:rPr>
          <w:fldChar w:fldCharType="begin"/>
        </w:r>
        <w:r w:rsidR="006C507F">
          <w:rPr>
            <w:noProof/>
            <w:webHidden/>
          </w:rPr>
          <w:instrText xml:space="preserve"> PAGEREF _Toc44707341 \h </w:instrText>
        </w:r>
        <w:r w:rsidR="006C507F">
          <w:rPr>
            <w:noProof/>
            <w:webHidden/>
          </w:rPr>
        </w:r>
        <w:r w:rsidR="006C507F">
          <w:rPr>
            <w:noProof/>
            <w:webHidden/>
          </w:rPr>
          <w:fldChar w:fldCharType="separate"/>
        </w:r>
        <w:r w:rsidR="006C507F">
          <w:rPr>
            <w:noProof/>
            <w:webHidden/>
          </w:rPr>
          <w:t>4</w:t>
        </w:r>
        <w:r w:rsidR="006C507F">
          <w:rPr>
            <w:noProof/>
            <w:webHidden/>
          </w:rPr>
          <w:fldChar w:fldCharType="end"/>
        </w:r>
      </w:hyperlink>
    </w:p>
    <w:p w14:paraId="61153C41" w14:textId="28BB884D"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42" w:history="1">
        <w:r w:rsidR="006C507F" w:rsidRPr="00A15B8B">
          <w:rPr>
            <w:rStyle w:val="Hyperlink"/>
            <w:noProof/>
          </w:rPr>
          <w:t>2.3</w:t>
        </w:r>
        <w:r w:rsidR="006C507F">
          <w:rPr>
            <w:rFonts w:asciiTheme="minorHAnsi" w:eastAsiaTheme="minorEastAsia" w:hAnsiTheme="minorHAnsi" w:cstheme="minorBidi"/>
            <w:noProof/>
            <w:sz w:val="22"/>
            <w:szCs w:val="22"/>
            <w:lang w:eastAsia="zh-CN"/>
          </w:rPr>
          <w:tab/>
        </w:r>
        <w:r w:rsidR="006C507F" w:rsidRPr="00A15B8B">
          <w:rPr>
            <w:rStyle w:val="Hyperlink"/>
            <w:noProof/>
          </w:rPr>
          <w:t>Analysis of samples</w:t>
        </w:r>
        <w:r w:rsidR="006C507F">
          <w:rPr>
            <w:noProof/>
            <w:webHidden/>
          </w:rPr>
          <w:tab/>
        </w:r>
        <w:r w:rsidR="006C507F">
          <w:rPr>
            <w:noProof/>
            <w:webHidden/>
          </w:rPr>
          <w:fldChar w:fldCharType="begin"/>
        </w:r>
        <w:r w:rsidR="006C507F">
          <w:rPr>
            <w:noProof/>
            <w:webHidden/>
          </w:rPr>
          <w:instrText xml:space="preserve"> PAGEREF _Toc44707342 \h </w:instrText>
        </w:r>
        <w:r w:rsidR="006C507F">
          <w:rPr>
            <w:noProof/>
            <w:webHidden/>
          </w:rPr>
        </w:r>
        <w:r w:rsidR="006C507F">
          <w:rPr>
            <w:noProof/>
            <w:webHidden/>
          </w:rPr>
          <w:fldChar w:fldCharType="separate"/>
        </w:r>
        <w:r w:rsidR="006C507F">
          <w:rPr>
            <w:noProof/>
            <w:webHidden/>
          </w:rPr>
          <w:t>4</w:t>
        </w:r>
        <w:r w:rsidR="006C507F">
          <w:rPr>
            <w:noProof/>
            <w:webHidden/>
          </w:rPr>
          <w:fldChar w:fldCharType="end"/>
        </w:r>
      </w:hyperlink>
    </w:p>
    <w:p w14:paraId="06B57D88" w14:textId="2BFC0123"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43" w:history="1">
        <w:r w:rsidR="006C507F" w:rsidRPr="00A15B8B">
          <w:rPr>
            <w:rStyle w:val="Hyperlink"/>
            <w:noProof/>
          </w:rPr>
          <w:t>2.4</w:t>
        </w:r>
        <w:r w:rsidR="006C507F">
          <w:rPr>
            <w:rFonts w:asciiTheme="minorHAnsi" w:eastAsiaTheme="minorEastAsia" w:hAnsiTheme="minorHAnsi" w:cstheme="minorBidi"/>
            <w:noProof/>
            <w:sz w:val="22"/>
            <w:szCs w:val="22"/>
            <w:lang w:eastAsia="zh-CN"/>
          </w:rPr>
          <w:tab/>
        </w:r>
        <w:r w:rsidR="006C507F" w:rsidRPr="00A15B8B">
          <w:rPr>
            <w:rStyle w:val="Hyperlink"/>
            <w:noProof/>
          </w:rPr>
          <w:t>Data entry</w:t>
        </w:r>
        <w:r w:rsidR="006C507F">
          <w:rPr>
            <w:noProof/>
            <w:webHidden/>
          </w:rPr>
          <w:tab/>
        </w:r>
        <w:r w:rsidR="006C507F">
          <w:rPr>
            <w:noProof/>
            <w:webHidden/>
          </w:rPr>
          <w:fldChar w:fldCharType="begin"/>
        </w:r>
        <w:r w:rsidR="006C507F">
          <w:rPr>
            <w:noProof/>
            <w:webHidden/>
          </w:rPr>
          <w:instrText xml:space="preserve"> PAGEREF _Toc44707343 \h </w:instrText>
        </w:r>
        <w:r w:rsidR="006C507F">
          <w:rPr>
            <w:noProof/>
            <w:webHidden/>
          </w:rPr>
        </w:r>
        <w:r w:rsidR="006C507F">
          <w:rPr>
            <w:noProof/>
            <w:webHidden/>
          </w:rPr>
          <w:fldChar w:fldCharType="separate"/>
        </w:r>
        <w:r w:rsidR="006C507F">
          <w:rPr>
            <w:noProof/>
            <w:webHidden/>
          </w:rPr>
          <w:t>8</w:t>
        </w:r>
        <w:r w:rsidR="006C507F">
          <w:rPr>
            <w:noProof/>
            <w:webHidden/>
          </w:rPr>
          <w:fldChar w:fldCharType="end"/>
        </w:r>
      </w:hyperlink>
    </w:p>
    <w:p w14:paraId="7B9D7DCE" w14:textId="5570994F"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44" w:history="1">
        <w:r w:rsidR="006C507F" w:rsidRPr="00A15B8B">
          <w:rPr>
            <w:rStyle w:val="Hyperlink"/>
            <w:noProof/>
          </w:rPr>
          <w:t>2.5</w:t>
        </w:r>
        <w:r w:rsidR="006C507F">
          <w:rPr>
            <w:rFonts w:asciiTheme="minorHAnsi" w:eastAsiaTheme="minorEastAsia" w:hAnsiTheme="minorHAnsi" w:cstheme="minorBidi"/>
            <w:noProof/>
            <w:sz w:val="22"/>
            <w:szCs w:val="22"/>
            <w:lang w:eastAsia="zh-CN"/>
          </w:rPr>
          <w:tab/>
        </w:r>
        <w:r w:rsidR="006C507F" w:rsidRPr="00A15B8B">
          <w:rPr>
            <w:rStyle w:val="Hyperlink"/>
            <w:noProof/>
          </w:rPr>
          <w:t>Taxonomic entities</w:t>
        </w:r>
        <w:r w:rsidR="006C507F">
          <w:rPr>
            <w:noProof/>
            <w:webHidden/>
          </w:rPr>
          <w:tab/>
        </w:r>
        <w:r w:rsidR="006C507F">
          <w:rPr>
            <w:noProof/>
            <w:webHidden/>
          </w:rPr>
          <w:fldChar w:fldCharType="begin"/>
        </w:r>
        <w:r w:rsidR="006C507F">
          <w:rPr>
            <w:noProof/>
            <w:webHidden/>
          </w:rPr>
          <w:instrText xml:space="preserve"> PAGEREF _Toc44707344 \h </w:instrText>
        </w:r>
        <w:r w:rsidR="006C507F">
          <w:rPr>
            <w:noProof/>
            <w:webHidden/>
          </w:rPr>
        </w:r>
        <w:r w:rsidR="006C507F">
          <w:rPr>
            <w:noProof/>
            <w:webHidden/>
          </w:rPr>
          <w:fldChar w:fldCharType="separate"/>
        </w:r>
        <w:r w:rsidR="006C507F">
          <w:rPr>
            <w:noProof/>
            <w:webHidden/>
          </w:rPr>
          <w:t>9</w:t>
        </w:r>
        <w:r w:rsidR="006C507F">
          <w:rPr>
            <w:noProof/>
            <w:webHidden/>
          </w:rPr>
          <w:fldChar w:fldCharType="end"/>
        </w:r>
      </w:hyperlink>
    </w:p>
    <w:p w14:paraId="63F038E7" w14:textId="33AF9EE0"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45" w:history="1">
        <w:r w:rsidR="006C507F" w:rsidRPr="00A15B8B">
          <w:rPr>
            <w:rStyle w:val="Hyperlink"/>
            <w:noProof/>
          </w:rPr>
          <w:t>2.6</w:t>
        </w:r>
        <w:r w:rsidR="006C507F">
          <w:rPr>
            <w:rFonts w:asciiTheme="minorHAnsi" w:eastAsiaTheme="minorEastAsia" w:hAnsiTheme="minorHAnsi" w:cstheme="minorBidi"/>
            <w:noProof/>
            <w:sz w:val="22"/>
            <w:szCs w:val="22"/>
            <w:lang w:eastAsia="zh-CN"/>
          </w:rPr>
          <w:tab/>
        </w:r>
        <w:r w:rsidR="006C507F" w:rsidRPr="00A15B8B">
          <w:rPr>
            <w:rStyle w:val="Hyperlink"/>
            <w:noProof/>
          </w:rPr>
          <w:t>Analyst training</w:t>
        </w:r>
        <w:r w:rsidR="006C507F">
          <w:rPr>
            <w:noProof/>
            <w:webHidden/>
          </w:rPr>
          <w:tab/>
        </w:r>
        <w:r w:rsidR="006C507F">
          <w:rPr>
            <w:noProof/>
            <w:webHidden/>
          </w:rPr>
          <w:fldChar w:fldCharType="begin"/>
        </w:r>
        <w:r w:rsidR="006C507F">
          <w:rPr>
            <w:noProof/>
            <w:webHidden/>
          </w:rPr>
          <w:instrText xml:space="preserve"> PAGEREF _Toc44707345 \h </w:instrText>
        </w:r>
        <w:r w:rsidR="006C507F">
          <w:rPr>
            <w:noProof/>
            <w:webHidden/>
          </w:rPr>
        </w:r>
        <w:r w:rsidR="006C507F">
          <w:rPr>
            <w:noProof/>
            <w:webHidden/>
          </w:rPr>
          <w:fldChar w:fldCharType="separate"/>
        </w:r>
        <w:r w:rsidR="006C507F">
          <w:rPr>
            <w:noProof/>
            <w:webHidden/>
          </w:rPr>
          <w:t>9</w:t>
        </w:r>
        <w:r w:rsidR="006C507F">
          <w:rPr>
            <w:noProof/>
            <w:webHidden/>
          </w:rPr>
          <w:fldChar w:fldCharType="end"/>
        </w:r>
      </w:hyperlink>
    </w:p>
    <w:p w14:paraId="11C3D382" w14:textId="0E6239A5"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46" w:history="1">
        <w:r w:rsidR="006C507F" w:rsidRPr="00A15B8B">
          <w:rPr>
            <w:rStyle w:val="Hyperlink"/>
            <w:noProof/>
          </w:rPr>
          <w:t>2.7</w:t>
        </w:r>
        <w:r w:rsidR="006C507F">
          <w:rPr>
            <w:rFonts w:asciiTheme="minorHAnsi" w:eastAsiaTheme="minorEastAsia" w:hAnsiTheme="minorHAnsi" w:cstheme="minorBidi"/>
            <w:noProof/>
            <w:sz w:val="22"/>
            <w:szCs w:val="22"/>
            <w:lang w:eastAsia="zh-CN"/>
          </w:rPr>
          <w:tab/>
        </w:r>
        <w:r w:rsidR="006C507F" w:rsidRPr="00A15B8B">
          <w:rPr>
            <w:rStyle w:val="Hyperlink"/>
            <w:noProof/>
          </w:rPr>
          <w:t>Supplementary plankton data</w:t>
        </w:r>
        <w:r w:rsidR="006C507F">
          <w:rPr>
            <w:noProof/>
            <w:webHidden/>
          </w:rPr>
          <w:tab/>
        </w:r>
        <w:r w:rsidR="006C507F">
          <w:rPr>
            <w:noProof/>
            <w:webHidden/>
          </w:rPr>
          <w:fldChar w:fldCharType="begin"/>
        </w:r>
        <w:r w:rsidR="006C507F">
          <w:rPr>
            <w:noProof/>
            <w:webHidden/>
          </w:rPr>
          <w:instrText xml:space="preserve"> PAGEREF _Toc44707346 \h </w:instrText>
        </w:r>
        <w:r w:rsidR="006C507F">
          <w:rPr>
            <w:noProof/>
            <w:webHidden/>
          </w:rPr>
        </w:r>
        <w:r w:rsidR="006C507F">
          <w:rPr>
            <w:noProof/>
            <w:webHidden/>
          </w:rPr>
          <w:fldChar w:fldCharType="separate"/>
        </w:r>
        <w:r w:rsidR="006C507F">
          <w:rPr>
            <w:noProof/>
            <w:webHidden/>
          </w:rPr>
          <w:t>9</w:t>
        </w:r>
        <w:r w:rsidR="006C507F">
          <w:rPr>
            <w:noProof/>
            <w:webHidden/>
          </w:rPr>
          <w:fldChar w:fldCharType="end"/>
        </w:r>
      </w:hyperlink>
    </w:p>
    <w:p w14:paraId="2095D0AF" w14:textId="2A0AFB8F" w:rsidR="006C507F" w:rsidRDefault="00A659FD">
      <w:pPr>
        <w:pStyle w:val="TOC2"/>
        <w:tabs>
          <w:tab w:val="left" w:pos="480"/>
          <w:tab w:val="right" w:leader="dot" w:pos="9628"/>
        </w:tabs>
        <w:rPr>
          <w:rFonts w:asciiTheme="minorHAnsi" w:eastAsiaTheme="minorEastAsia" w:hAnsiTheme="minorHAnsi" w:cstheme="minorBidi"/>
          <w:b w:val="0"/>
          <w:bCs w:val="0"/>
          <w:noProof/>
          <w:sz w:val="22"/>
          <w:szCs w:val="22"/>
          <w:lang w:eastAsia="zh-CN"/>
        </w:rPr>
      </w:pPr>
      <w:hyperlink w:anchor="_Toc44707347" w:history="1">
        <w:r w:rsidR="006C507F" w:rsidRPr="00A15B8B">
          <w:rPr>
            <w:rStyle w:val="Hyperlink"/>
            <w:noProof/>
          </w:rPr>
          <w:t>3</w:t>
        </w:r>
        <w:r w:rsidR="006C507F">
          <w:rPr>
            <w:rFonts w:asciiTheme="minorHAnsi" w:eastAsiaTheme="minorEastAsia" w:hAnsiTheme="minorHAnsi" w:cstheme="minorBidi"/>
            <w:b w:val="0"/>
            <w:bCs w:val="0"/>
            <w:noProof/>
            <w:sz w:val="22"/>
            <w:szCs w:val="22"/>
            <w:lang w:eastAsia="zh-CN"/>
          </w:rPr>
          <w:tab/>
        </w:r>
        <w:r w:rsidR="006C507F" w:rsidRPr="00A15B8B">
          <w:rPr>
            <w:rStyle w:val="Hyperlink"/>
            <w:noProof/>
          </w:rPr>
          <w:t>Quality assessment of the recovered RAS samples</w:t>
        </w:r>
        <w:r w:rsidR="006C507F">
          <w:rPr>
            <w:noProof/>
            <w:webHidden/>
          </w:rPr>
          <w:tab/>
        </w:r>
        <w:r w:rsidR="006C507F">
          <w:rPr>
            <w:noProof/>
            <w:webHidden/>
          </w:rPr>
          <w:fldChar w:fldCharType="begin"/>
        </w:r>
        <w:r w:rsidR="006C507F">
          <w:rPr>
            <w:noProof/>
            <w:webHidden/>
          </w:rPr>
          <w:instrText xml:space="preserve"> PAGEREF _Toc44707347 \h </w:instrText>
        </w:r>
        <w:r w:rsidR="006C507F">
          <w:rPr>
            <w:noProof/>
            <w:webHidden/>
          </w:rPr>
        </w:r>
        <w:r w:rsidR="006C507F">
          <w:rPr>
            <w:noProof/>
            <w:webHidden/>
          </w:rPr>
          <w:fldChar w:fldCharType="separate"/>
        </w:r>
        <w:r w:rsidR="006C507F">
          <w:rPr>
            <w:noProof/>
            <w:webHidden/>
          </w:rPr>
          <w:t>10</w:t>
        </w:r>
        <w:r w:rsidR="006C507F">
          <w:rPr>
            <w:noProof/>
            <w:webHidden/>
          </w:rPr>
          <w:fldChar w:fldCharType="end"/>
        </w:r>
      </w:hyperlink>
    </w:p>
    <w:p w14:paraId="2E7394BB" w14:textId="0C864048" w:rsidR="006C507F" w:rsidRDefault="00A659FD">
      <w:pPr>
        <w:pStyle w:val="TOC3"/>
        <w:tabs>
          <w:tab w:val="left" w:pos="720"/>
          <w:tab w:val="right" w:leader="dot" w:pos="9628"/>
        </w:tabs>
        <w:rPr>
          <w:rFonts w:asciiTheme="minorHAnsi" w:eastAsiaTheme="minorEastAsia" w:hAnsiTheme="minorHAnsi" w:cstheme="minorBidi"/>
          <w:noProof/>
          <w:sz w:val="22"/>
          <w:szCs w:val="22"/>
          <w:lang w:eastAsia="zh-CN"/>
        </w:rPr>
      </w:pPr>
      <w:hyperlink w:anchor="_Toc44707348" w:history="1">
        <w:r w:rsidR="006C507F" w:rsidRPr="00A15B8B">
          <w:rPr>
            <w:rStyle w:val="Hyperlink"/>
            <w:noProof/>
          </w:rPr>
          <w:t>3.1</w:t>
        </w:r>
        <w:r w:rsidR="006C507F">
          <w:rPr>
            <w:rFonts w:asciiTheme="minorHAnsi" w:eastAsiaTheme="minorEastAsia" w:hAnsiTheme="minorHAnsi" w:cstheme="minorBidi"/>
            <w:noProof/>
            <w:sz w:val="22"/>
            <w:szCs w:val="22"/>
            <w:lang w:eastAsia="zh-CN"/>
          </w:rPr>
          <w:tab/>
        </w:r>
        <w:r w:rsidR="006C507F" w:rsidRPr="00A15B8B">
          <w:rPr>
            <w:rStyle w:val="Hyperlink"/>
            <w:noProof/>
          </w:rPr>
          <w:t>Condition of recovered bags</w:t>
        </w:r>
        <w:r w:rsidR="006C507F">
          <w:rPr>
            <w:noProof/>
            <w:webHidden/>
          </w:rPr>
          <w:tab/>
        </w:r>
        <w:r w:rsidR="006C507F">
          <w:rPr>
            <w:noProof/>
            <w:webHidden/>
          </w:rPr>
          <w:fldChar w:fldCharType="begin"/>
        </w:r>
        <w:r w:rsidR="006C507F">
          <w:rPr>
            <w:noProof/>
            <w:webHidden/>
          </w:rPr>
          <w:instrText xml:space="preserve"> PAGEREF _Toc44707348 \h </w:instrText>
        </w:r>
        <w:r w:rsidR="006C507F">
          <w:rPr>
            <w:noProof/>
            <w:webHidden/>
          </w:rPr>
        </w:r>
        <w:r w:rsidR="006C507F">
          <w:rPr>
            <w:noProof/>
            <w:webHidden/>
          </w:rPr>
          <w:fldChar w:fldCharType="separate"/>
        </w:r>
        <w:r w:rsidR="006C507F">
          <w:rPr>
            <w:noProof/>
            <w:webHidden/>
          </w:rPr>
          <w:t>10</w:t>
        </w:r>
        <w:r w:rsidR="006C507F">
          <w:rPr>
            <w:noProof/>
            <w:webHidden/>
          </w:rPr>
          <w:fldChar w:fldCharType="end"/>
        </w:r>
      </w:hyperlink>
    </w:p>
    <w:p w14:paraId="231D8488" w14:textId="71063ABF" w:rsidR="006C507F" w:rsidRDefault="00A659FD">
      <w:pPr>
        <w:pStyle w:val="TOC2"/>
        <w:tabs>
          <w:tab w:val="left" w:pos="480"/>
          <w:tab w:val="right" w:leader="dot" w:pos="9628"/>
        </w:tabs>
        <w:rPr>
          <w:rFonts w:asciiTheme="minorHAnsi" w:eastAsiaTheme="minorEastAsia" w:hAnsiTheme="minorHAnsi" w:cstheme="minorBidi"/>
          <w:b w:val="0"/>
          <w:bCs w:val="0"/>
          <w:noProof/>
          <w:sz w:val="22"/>
          <w:szCs w:val="22"/>
          <w:lang w:eastAsia="zh-CN"/>
        </w:rPr>
      </w:pPr>
      <w:hyperlink w:anchor="_Toc44707349" w:history="1">
        <w:r w:rsidR="006C507F" w:rsidRPr="00A15B8B">
          <w:rPr>
            <w:rStyle w:val="Hyperlink"/>
            <w:noProof/>
          </w:rPr>
          <w:t>4</w:t>
        </w:r>
        <w:r w:rsidR="006C507F">
          <w:rPr>
            <w:rFonts w:asciiTheme="minorHAnsi" w:eastAsiaTheme="minorEastAsia" w:hAnsiTheme="minorHAnsi" w:cstheme="minorBidi"/>
            <w:b w:val="0"/>
            <w:bCs w:val="0"/>
            <w:noProof/>
            <w:sz w:val="22"/>
            <w:szCs w:val="22"/>
            <w:lang w:eastAsia="zh-CN"/>
          </w:rPr>
          <w:tab/>
        </w:r>
        <w:r w:rsidR="006C507F" w:rsidRPr="00A15B8B">
          <w:rPr>
            <w:rStyle w:val="Hyperlink"/>
            <w:noProof/>
          </w:rPr>
          <w:t>Recommendations for Quality Assurance</w:t>
        </w:r>
        <w:r w:rsidR="006C507F">
          <w:rPr>
            <w:noProof/>
            <w:webHidden/>
          </w:rPr>
          <w:tab/>
        </w:r>
        <w:r w:rsidR="006C507F">
          <w:rPr>
            <w:noProof/>
            <w:webHidden/>
          </w:rPr>
          <w:fldChar w:fldCharType="begin"/>
        </w:r>
        <w:r w:rsidR="006C507F">
          <w:rPr>
            <w:noProof/>
            <w:webHidden/>
          </w:rPr>
          <w:instrText xml:space="preserve"> PAGEREF _Toc44707349 \h </w:instrText>
        </w:r>
        <w:r w:rsidR="006C507F">
          <w:rPr>
            <w:noProof/>
            <w:webHidden/>
          </w:rPr>
        </w:r>
        <w:r w:rsidR="006C507F">
          <w:rPr>
            <w:noProof/>
            <w:webHidden/>
          </w:rPr>
          <w:fldChar w:fldCharType="separate"/>
        </w:r>
        <w:r w:rsidR="006C507F">
          <w:rPr>
            <w:noProof/>
            <w:webHidden/>
          </w:rPr>
          <w:t>10</w:t>
        </w:r>
        <w:r w:rsidR="006C507F">
          <w:rPr>
            <w:noProof/>
            <w:webHidden/>
          </w:rPr>
          <w:fldChar w:fldCharType="end"/>
        </w:r>
      </w:hyperlink>
    </w:p>
    <w:p w14:paraId="662C31F2" w14:textId="3E720A88" w:rsidR="00CD395A" w:rsidRDefault="000E1F20">
      <w:pPr>
        <w:pStyle w:val="Heading1notnumbered"/>
      </w:pPr>
      <w:r>
        <w:rPr>
          <w:rFonts w:eastAsia="Times New Roman" w:cs="Calibri"/>
          <w:color w:val="auto"/>
          <w:sz w:val="22"/>
          <w:szCs w:val="22"/>
          <w:lang w:eastAsia="en-US"/>
        </w:rPr>
        <w:lastRenderedPageBreak/>
        <w:fldChar w:fldCharType="end"/>
      </w:r>
      <w:bookmarkStart w:id="27" w:name="_Toc44707333"/>
      <w:r>
        <w:t>Figures</w:t>
      </w:r>
      <w:bookmarkEnd w:id="27"/>
    </w:p>
    <w:p w14:paraId="07AC77A1" w14:textId="2B3F7C2A" w:rsidR="006C507F" w:rsidRDefault="000E1F20">
      <w:pPr>
        <w:pStyle w:val="TableofFigures"/>
        <w:rPr>
          <w:rFonts w:asciiTheme="minorHAnsi" w:eastAsiaTheme="minorEastAsia" w:hAnsiTheme="minorHAnsi" w:cstheme="minorBidi"/>
          <w:noProof/>
          <w:color w:val="auto"/>
          <w:sz w:val="22"/>
          <w:lang w:eastAsia="zh-CN"/>
        </w:rPr>
      </w:pPr>
      <w:r>
        <w:fldChar w:fldCharType="begin"/>
      </w:r>
      <w:r>
        <w:instrText xml:space="preserve"> TOC \h \z \c "Figure" </w:instrText>
      </w:r>
      <w:r>
        <w:fldChar w:fldCharType="separate"/>
      </w:r>
      <w:hyperlink w:anchor="_Toc44707350" w:history="1">
        <w:r w:rsidR="006C507F" w:rsidRPr="00790C4C">
          <w:rPr>
            <w:rStyle w:val="Hyperlink"/>
            <w:noProof/>
          </w:rPr>
          <w:t xml:space="preserve">Figure 1 SEM images summarising five common </w:t>
        </w:r>
        <w:r w:rsidR="006C507F" w:rsidRPr="00790C4C">
          <w:rPr>
            <w:rStyle w:val="Hyperlink"/>
            <w:i/>
            <w:iCs/>
            <w:noProof/>
          </w:rPr>
          <w:t>Emiliania huxleyi</w:t>
        </w:r>
        <w:r w:rsidR="006C507F" w:rsidRPr="00790C4C">
          <w:rPr>
            <w:rStyle w:val="Hyperlink"/>
            <w:noProof/>
          </w:rPr>
          <w:t xml:space="preserve"> morphotypes observed at the SOTS: (a) Type A over calcified (AOC), (b) A, (c) B, (d) B/C with central area covered by a thin plate, (e) B/C with open central area and (f) C. SL = Slit Length (yellow bar), TW = Tube Width (red bar). Scale bars = 1 μm. Images R Eriksen, courtesy of AAD, and published in Rigual-Hernandez et al. (2020).</w:t>
        </w:r>
        <w:r w:rsidR="006C507F">
          <w:rPr>
            <w:noProof/>
            <w:webHidden/>
          </w:rPr>
          <w:tab/>
        </w:r>
        <w:r w:rsidR="006C507F">
          <w:rPr>
            <w:noProof/>
            <w:webHidden/>
          </w:rPr>
          <w:fldChar w:fldCharType="begin"/>
        </w:r>
        <w:r w:rsidR="006C507F">
          <w:rPr>
            <w:noProof/>
            <w:webHidden/>
          </w:rPr>
          <w:instrText xml:space="preserve"> PAGEREF _Toc44707350 \h </w:instrText>
        </w:r>
        <w:r w:rsidR="006C507F">
          <w:rPr>
            <w:noProof/>
            <w:webHidden/>
          </w:rPr>
        </w:r>
        <w:r w:rsidR="006C507F">
          <w:rPr>
            <w:noProof/>
            <w:webHidden/>
          </w:rPr>
          <w:fldChar w:fldCharType="separate"/>
        </w:r>
        <w:r w:rsidR="006C507F">
          <w:rPr>
            <w:noProof/>
            <w:webHidden/>
          </w:rPr>
          <w:t>4</w:t>
        </w:r>
        <w:r w:rsidR="006C507F">
          <w:rPr>
            <w:noProof/>
            <w:webHidden/>
          </w:rPr>
          <w:fldChar w:fldCharType="end"/>
        </w:r>
      </w:hyperlink>
    </w:p>
    <w:p w14:paraId="7E760D63" w14:textId="4AC511A5" w:rsidR="006C507F" w:rsidRDefault="00A659FD">
      <w:pPr>
        <w:pStyle w:val="TableofFigures"/>
        <w:rPr>
          <w:rFonts w:asciiTheme="minorHAnsi" w:eastAsiaTheme="minorEastAsia" w:hAnsiTheme="minorHAnsi" w:cstheme="minorBidi"/>
          <w:noProof/>
          <w:color w:val="auto"/>
          <w:sz w:val="22"/>
          <w:lang w:eastAsia="zh-CN"/>
        </w:rPr>
      </w:pPr>
      <w:hyperlink w:anchor="_Toc44707351" w:history="1">
        <w:r w:rsidR="006C507F" w:rsidRPr="00790C4C">
          <w:rPr>
            <w:rStyle w:val="Hyperlink"/>
            <w:noProof/>
          </w:rPr>
          <w:t xml:space="preserve">Figure 2  Pulse 7 light microscopy images.  Top row diatoms and silicoflagellates: 1) </w:t>
        </w:r>
        <w:r w:rsidR="006C507F" w:rsidRPr="00790C4C">
          <w:rPr>
            <w:rStyle w:val="Hyperlink"/>
            <w:i/>
            <w:iCs/>
            <w:noProof/>
          </w:rPr>
          <w:t>Thalassiosira</w:t>
        </w:r>
        <w:r w:rsidR="006C507F" w:rsidRPr="00790C4C">
          <w:rPr>
            <w:rStyle w:val="Hyperlink"/>
            <w:noProof/>
          </w:rPr>
          <w:t xml:space="preserve"> sp. chain 2) </w:t>
        </w:r>
        <w:r w:rsidR="006C507F" w:rsidRPr="00790C4C">
          <w:rPr>
            <w:rStyle w:val="Hyperlink"/>
            <w:i/>
            <w:iCs/>
            <w:noProof/>
          </w:rPr>
          <w:t>Leptocylindrus mediterraneus</w:t>
        </w:r>
        <w:r w:rsidR="006C507F" w:rsidRPr="00790C4C">
          <w:rPr>
            <w:rStyle w:val="Hyperlink"/>
            <w:noProof/>
          </w:rPr>
          <w:t xml:space="preserve"> (with symbiont </w:t>
        </w:r>
        <w:r w:rsidR="006C507F" w:rsidRPr="00790C4C">
          <w:rPr>
            <w:rStyle w:val="Hyperlink"/>
            <w:i/>
            <w:iCs/>
            <w:noProof/>
          </w:rPr>
          <w:t>Solenicola setigera</w:t>
        </w:r>
        <w:r w:rsidR="006C507F" w:rsidRPr="00790C4C">
          <w:rPr>
            <w:rStyle w:val="Hyperlink"/>
            <w:noProof/>
          </w:rPr>
          <w:t xml:space="preserve">) 3) </w:t>
        </w:r>
        <w:r w:rsidR="006C507F" w:rsidRPr="00790C4C">
          <w:rPr>
            <w:rStyle w:val="Hyperlink"/>
            <w:i/>
            <w:iCs/>
            <w:noProof/>
          </w:rPr>
          <w:t>Corethron pennatum</w:t>
        </w:r>
        <w:r w:rsidR="006C507F" w:rsidRPr="00790C4C">
          <w:rPr>
            <w:rStyle w:val="Hyperlink"/>
            <w:noProof/>
          </w:rPr>
          <w:t xml:space="preserve"> 4, 5) </w:t>
        </w:r>
        <w:r w:rsidR="006C507F" w:rsidRPr="00790C4C">
          <w:rPr>
            <w:rStyle w:val="Hyperlink"/>
            <w:i/>
            <w:iCs/>
            <w:noProof/>
          </w:rPr>
          <w:t>Planktoniella sol</w:t>
        </w:r>
        <w:r w:rsidR="006C507F" w:rsidRPr="00790C4C">
          <w:rPr>
            <w:rStyle w:val="Hyperlink"/>
            <w:noProof/>
          </w:rPr>
          <w:t xml:space="preserve"> (valve and girdle view) 6) </w:t>
        </w:r>
        <w:r w:rsidR="006C507F" w:rsidRPr="00790C4C">
          <w:rPr>
            <w:rStyle w:val="Hyperlink"/>
            <w:i/>
            <w:iCs/>
            <w:noProof/>
          </w:rPr>
          <w:t>Guinardia cylindrus</w:t>
        </w:r>
        <w:r w:rsidR="006C507F" w:rsidRPr="00790C4C">
          <w:rPr>
            <w:rStyle w:val="Hyperlink"/>
            <w:noProof/>
          </w:rPr>
          <w:t xml:space="preserve"> 7) </w:t>
        </w:r>
        <w:r w:rsidR="006C507F" w:rsidRPr="00790C4C">
          <w:rPr>
            <w:rStyle w:val="Hyperlink"/>
            <w:i/>
            <w:iCs/>
            <w:noProof/>
          </w:rPr>
          <w:t>Rhizosolenia</w:t>
        </w:r>
        <w:r w:rsidR="006C507F" w:rsidRPr="00790C4C">
          <w:rPr>
            <w:rStyle w:val="Hyperlink"/>
            <w:noProof/>
          </w:rPr>
          <w:t xml:space="preserve"> sp 8) </w:t>
        </w:r>
        <w:r w:rsidR="006C507F" w:rsidRPr="00790C4C">
          <w:rPr>
            <w:rStyle w:val="Hyperlink"/>
            <w:i/>
            <w:iCs/>
            <w:noProof/>
          </w:rPr>
          <w:t>Chaetoceros</w:t>
        </w:r>
        <w:r w:rsidR="006C507F" w:rsidRPr="00790C4C">
          <w:rPr>
            <w:rStyle w:val="Hyperlink"/>
            <w:noProof/>
          </w:rPr>
          <w:t xml:space="preserve"> sp. 9) </w:t>
        </w:r>
        <w:r w:rsidR="006C507F" w:rsidRPr="00790C4C">
          <w:rPr>
            <w:rStyle w:val="Hyperlink"/>
            <w:i/>
            <w:iCs/>
            <w:noProof/>
          </w:rPr>
          <w:t>Cylindrotheca closterium</w:t>
        </w:r>
        <w:r w:rsidR="006C507F" w:rsidRPr="00790C4C">
          <w:rPr>
            <w:rStyle w:val="Hyperlink"/>
            <w:noProof/>
          </w:rPr>
          <w:t xml:space="preserve"> 10) </w:t>
        </w:r>
        <w:r w:rsidR="006C507F" w:rsidRPr="00790C4C">
          <w:rPr>
            <w:rStyle w:val="Hyperlink"/>
            <w:i/>
            <w:iCs/>
            <w:noProof/>
          </w:rPr>
          <w:t>Stephanocha speculum</w:t>
        </w:r>
        <w:r w:rsidR="006C507F" w:rsidRPr="00790C4C">
          <w:rPr>
            <w:rStyle w:val="Hyperlink"/>
            <w:noProof/>
          </w:rPr>
          <w:t xml:space="preserve"> 11) </w:t>
        </w:r>
        <w:r w:rsidR="006C507F" w:rsidRPr="00790C4C">
          <w:rPr>
            <w:rStyle w:val="Hyperlink"/>
            <w:i/>
            <w:iCs/>
            <w:noProof/>
          </w:rPr>
          <w:t>Dictyocha</w:t>
        </w:r>
        <w:r w:rsidR="006C507F" w:rsidRPr="00790C4C">
          <w:rPr>
            <w:rStyle w:val="Hyperlink"/>
            <w:noProof/>
          </w:rPr>
          <w:t xml:space="preserve"> cf </w:t>
        </w:r>
        <w:r w:rsidR="006C507F" w:rsidRPr="00790C4C">
          <w:rPr>
            <w:rStyle w:val="Hyperlink"/>
            <w:i/>
            <w:iCs/>
            <w:noProof/>
          </w:rPr>
          <w:t>stapedia</w:t>
        </w:r>
        <w:r w:rsidR="006C507F" w:rsidRPr="00790C4C">
          <w:rPr>
            <w:rStyle w:val="Hyperlink"/>
            <w:noProof/>
          </w:rPr>
          <w:t xml:space="preserve">. Middle; dinoflagellates: 12) </w:t>
        </w:r>
        <w:r w:rsidR="006C507F" w:rsidRPr="00790C4C">
          <w:rPr>
            <w:rStyle w:val="Hyperlink"/>
            <w:i/>
            <w:iCs/>
            <w:noProof/>
          </w:rPr>
          <w:t>Tripos pentagonus/lineatus</w:t>
        </w:r>
        <w:r w:rsidR="006C507F" w:rsidRPr="00790C4C">
          <w:rPr>
            <w:rStyle w:val="Hyperlink"/>
            <w:noProof/>
          </w:rPr>
          <w:t xml:space="preserve"> complex 13) </w:t>
        </w:r>
        <w:r w:rsidR="006C507F" w:rsidRPr="00790C4C">
          <w:rPr>
            <w:rStyle w:val="Hyperlink"/>
            <w:i/>
            <w:iCs/>
            <w:noProof/>
          </w:rPr>
          <w:t>Protoperidinium</w:t>
        </w:r>
        <w:r w:rsidR="006C507F" w:rsidRPr="00790C4C">
          <w:rPr>
            <w:rStyle w:val="Hyperlink"/>
            <w:noProof/>
          </w:rPr>
          <w:t xml:space="preserve"> sp 14) </w:t>
        </w:r>
        <w:r w:rsidR="006C507F" w:rsidRPr="00790C4C">
          <w:rPr>
            <w:rStyle w:val="Hyperlink"/>
            <w:i/>
            <w:iCs/>
            <w:noProof/>
          </w:rPr>
          <w:t>Tripos</w:t>
        </w:r>
        <w:r w:rsidR="006C507F" w:rsidRPr="00790C4C">
          <w:rPr>
            <w:rStyle w:val="Hyperlink"/>
            <w:noProof/>
          </w:rPr>
          <w:t xml:space="preserve"> </w:t>
        </w:r>
        <w:r w:rsidR="006C507F" w:rsidRPr="00790C4C">
          <w:rPr>
            <w:rStyle w:val="Hyperlink"/>
            <w:i/>
            <w:iCs/>
            <w:noProof/>
          </w:rPr>
          <w:t>symmetricus</w:t>
        </w:r>
        <w:r w:rsidR="006C507F" w:rsidRPr="00790C4C">
          <w:rPr>
            <w:rStyle w:val="Hyperlink"/>
            <w:noProof/>
          </w:rPr>
          <w:t xml:space="preserve"> 15) </w:t>
        </w:r>
        <w:r w:rsidR="006C507F" w:rsidRPr="00790C4C">
          <w:rPr>
            <w:rStyle w:val="Hyperlink"/>
            <w:i/>
            <w:iCs/>
            <w:noProof/>
          </w:rPr>
          <w:t>Dinophysis</w:t>
        </w:r>
        <w:r w:rsidR="006C507F" w:rsidRPr="00790C4C">
          <w:rPr>
            <w:rStyle w:val="Hyperlink"/>
            <w:noProof/>
          </w:rPr>
          <w:t xml:space="preserve"> sp. 16) Gymnodiniod sp. 17) </w:t>
        </w:r>
        <w:r w:rsidR="006C507F" w:rsidRPr="00790C4C">
          <w:rPr>
            <w:rStyle w:val="Hyperlink"/>
            <w:i/>
            <w:iCs/>
            <w:noProof/>
          </w:rPr>
          <w:t>Karenia</w:t>
        </w:r>
        <w:r w:rsidR="006C507F" w:rsidRPr="00790C4C">
          <w:rPr>
            <w:rStyle w:val="Hyperlink"/>
            <w:noProof/>
          </w:rPr>
          <w:t xml:space="preserve"> sp. 18) </w:t>
        </w:r>
        <w:r w:rsidR="006C507F" w:rsidRPr="00790C4C">
          <w:rPr>
            <w:rStyle w:val="Hyperlink"/>
            <w:i/>
            <w:iCs/>
            <w:noProof/>
          </w:rPr>
          <w:t>Oxytoxum</w:t>
        </w:r>
        <w:r w:rsidR="006C507F" w:rsidRPr="00790C4C">
          <w:rPr>
            <w:rStyle w:val="Hyperlink"/>
            <w:noProof/>
          </w:rPr>
          <w:t xml:space="preserve"> sp. 19) </w:t>
        </w:r>
        <w:r w:rsidR="006C507F" w:rsidRPr="00790C4C">
          <w:rPr>
            <w:rStyle w:val="Hyperlink"/>
            <w:i/>
            <w:iCs/>
            <w:noProof/>
          </w:rPr>
          <w:t>Prorocentrum</w:t>
        </w:r>
        <w:r w:rsidR="006C507F" w:rsidRPr="00790C4C">
          <w:rPr>
            <w:rStyle w:val="Hyperlink"/>
            <w:noProof/>
          </w:rPr>
          <w:t xml:space="preserve"> </w:t>
        </w:r>
        <w:r w:rsidR="006C507F" w:rsidRPr="00790C4C">
          <w:rPr>
            <w:rStyle w:val="Hyperlink"/>
            <w:i/>
            <w:iCs/>
            <w:noProof/>
          </w:rPr>
          <w:t>balticum</w:t>
        </w:r>
        <w:r w:rsidR="006C507F" w:rsidRPr="00790C4C">
          <w:rPr>
            <w:rStyle w:val="Hyperlink"/>
            <w:noProof/>
          </w:rPr>
          <w:t xml:space="preserve">.  Bottom; ciliates, appendicularia and flagellates: 20) Ciliate 21) </w:t>
        </w:r>
        <w:r w:rsidR="006C507F" w:rsidRPr="00790C4C">
          <w:rPr>
            <w:rStyle w:val="Hyperlink"/>
            <w:i/>
            <w:iCs/>
            <w:noProof/>
          </w:rPr>
          <w:t>Dinobryon</w:t>
        </w:r>
        <w:r w:rsidR="006C507F" w:rsidRPr="00790C4C">
          <w:rPr>
            <w:rStyle w:val="Hyperlink"/>
            <w:noProof/>
          </w:rPr>
          <w:t xml:space="preserve"> colony 22) </w:t>
        </w:r>
        <w:r w:rsidR="006C507F" w:rsidRPr="00790C4C">
          <w:rPr>
            <w:rStyle w:val="Hyperlink"/>
            <w:i/>
            <w:iCs/>
            <w:noProof/>
          </w:rPr>
          <w:t>Eutreptiella</w:t>
        </w:r>
        <w:r w:rsidR="006C507F" w:rsidRPr="00790C4C">
          <w:rPr>
            <w:rStyle w:val="Hyperlink"/>
            <w:noProof/>
          </w:rPr>
          <w:t xml:space="preserve"> sp 23) </w:t>
        </w:r>
        <w:r w:rsidR="006C507F" w:rsidRPr="00790C4C">
          <w:rPr>
            <w:rStyle w:val="Hyperlink"/>
            <w:i/>
            <w:iCs/>
            <w:noProof/>
          </w:rPr>
          <w:t>Parvicorbicula</w:t>
        </w:r>
        <w:r w:rsidR="006C507F" w:rsidRPr="00790C4C">
          <w:rPr>
            <w:rStyle w:val="Hyperlink"/>
            <w:noProof/>
          </w:rPr>
          <w:t xml:space="preserve"> sp 24) </w:t>
        </w:r>
        <w:r w:rsidR="006C507F" w:rsidRPr="00790C4C">
          <w:rPr>
            <w:rStyle w:val="Hyperlink"/>
            <w:i/>
            <w:iCs/>
            <w:noProof/>
          </w:rPr>
          <w:t>Pyramimonas</w:t>
        </w:r>
        <w:r w:rsidR="006C507F" w:rsidRPr="00790C4C">
          <w:rPr>
            <w:rStyle w:val="Hyperlink"/>
            <w:noProof/>
          </w:rPr>
          <w:t xml:space="preserve"> sp. 25) </w:t>
        </w:r>
        <w:r w:rsidR="006C507F" w:rsidRPr="00790C4C">
          <w:rPr>
            <w:rStyle w:val="Hyperlink"/>
            <w:i/>
            <w:iCs/>
            <w:noProof/>
          </w:rPr>
          <w:t>Phaeocystis</w:t>
        </w:r>
        <w:r w:rsidR="006C507F" w:rsidRPr="00790C4C">
          <w:rPr>
            <w:rStyle w:val="Hyperlink"/>
            <w:noProof/>
          </w:rPr>
          <w:t xml:space="preserve"> </w:t>
        </w:r>
        <w:r w:rsidR="006C507F" w:rsidRPr="00790C4C">
          <w:rPr>
            <w:rStyle w:val="Hyperlink"/>
            <w:i/>
            <w:iCs/>
            <w:noProof/>
          </w:rPr>
          <w:t xml:space="preserve">antarctica </w:t>
        </w:r>
        <w:r w:rsidR="006C507F" w:rsidRPr="00790C4C">
          <w:rPr>
            <w:rStyle w:val="Hyperlink"/>
            <w:noProof/>
          </w:rPr>
          <w:t xml:space="preserve">26) </w:t>
        </w:r>
        <w:r w:rsidR="006C507F" w:rsidRPr="00790C4C">
          <w:rPr>
            <w:rStyle w:val="Hyperlink"/>
            <w:i/>
            <w:iCs/>
            <w:noProof/>
          </w:rPr>
          <w:t>Rhabdonella</w:t>
        </w:r>
        <w:r w:rsidR="006C507F" w:rsidRPr="00790C4C">
          <w:rPr>
            <w:rStyle w:val="Hyperlink"/>
            <w:noProof/>
          </w:rPr>
          <w:t xml:space="preserve"> sp. 27) </w:t>
        </w:r>
        <w:r w:rsidR="006C507F" w:rsidRPr="00790C4C">
          <w:rPr>
            <w:rStyle w:val="Hyperlink"/>
            <w:i/>
            <w:iCs/>
            <w:noProof/>
          </w:rPr>
          <w:t>Oikopleura</w:t>
        </w:r>
        <w:r w:rsidR="006C507F" w:rsidRPr="00790C4C">
          <w:rPr>
            <w:rStyle w:val="Hyperlink"/>
            <w:noProof/>
          </w:rPr>
          <w:t xml:space="preserve"> 28) </w:t>
        </w:r>
        <w:r w:rsidR="006C507F" w:rsidRPr="00790C4C">
          <w:rPr>
            <w:rStyle w:val="Hyperlink"/>
            <w:i/>
            <w:iCs/>
            <w:noProof/>
          </w:rPr>
          <w:t>Dictyocysta</w:t>
        </w:r>
        <w:r w:rsidR="006C507F" w:rsidRPr="00790C4C">
          <w:rPr>
            <w:rStyle w:val="Hyperlink"/>
            <w:noProof/>
          </w:rPr>
          <w:t xml:space="preserve"> </w:t>
        </w:r>
        <w:r w:rsidR="006C507F" w:rsidRPr="00790C4C">
          <w:rPr>
            <w:rStyle w:val="Hyperlink"/>
            <w:i/>
            <w:iCs/>
            <w:noProof/>
          </w:rPr>
          <w:t>mitra</w:t>
        </w:r>
        <w:r w:rsidR="006C507F" w:rsidRPr="00790C4C">
          <w:rPr>
            <w:rStyle w:val="Hyperlink"/>
            <w:noProof/>
          </w:rPr>
          <w:t xml:space="preserve"> 29) </w:t>
        </w:r>
        <w:r w:rsidR="006C507F" w:rsidRPr="00790C4C">
          <w:rPr>
            <w:rStyle w:val="Hyperlink"/>
            <w:i/>
            <w:iCs/>
            <w:noProof/>
          </w:rPr>
          <w:t>Salpingella</w:t>
        </w:r>
        <w:r w:rsidR="006C507F" w:rsidRPr="00790C4C">
          <w:rPr>
            <w:rStyle w:val="Hyperlink"/>
            <w:noProof/>
          </w:rPr>
          <w:t xml:space="preserve"> sp. Scale bars 2-25 are 20 μm; 1, 26-29 are 50 μm.  Images R Eriksen, and published in Eriksen et al. (2020).</w:t>
        </w:r>
        <w:r w:rsidR="006C507F">
          <w:rPr>
            <w:noProof/>
            <w:webHidden/>
          </w:rPr>
          <w:tab/>
        </w:r>
        <w:r w:rsidR="006C507F">
          <w:rPr>
            <w:noProof/>
            <w:webHidden/>
          </w:rPr>
          <w:fldChar w:fldCharType="begin"/>
        </w:r>
        <w:r w:rsidR="006C507F">
          <w:rPr>
            <w:noProof/>
            <w:webHidden/>
          </w:rPr>
          <w:instrText xml:space="preserve"> PAGEREF _Toc44707351 \h </w:instrText>
        </w:r>
        <w:r w:rsidR="006C507F">
          <w:rPr>
            <w:noProof/>
            <w:webHidden/>
          </w:rPr>
        </w:r>
        <w:r w:rsidR="006C507F">
          <w:rPr>
            <w:noProof/>
            <w:webHidden/>
          </w:rPr>
          <w:fldChar w:fldCharType="separate"/>
        </w:r>
        <w:r w:rsidR="006C507F">
          <w:rPr>
            <w:noProof/>
            <w:webHidden/>
          </w:rPr>
          <w:t>5</w:t>
        </w:r>
        <w:r w:rsidR="006C507F">
          <w:rPr>
            <w:noProof/>
            <w:webHidden/>
          </w:rPr>
          <w:fldChar w:fldCharType="end"/>
        </w:r>
      </w:hyperlink>
    </w:p>
    <w:p w14:paraId="11EC8E1F" w14:textId="729487BB" w:rsidR="006C507F" w:rsidRDefault="00A659FD">
      <w:pPr>
        <w:pStyle w:val="TableofFigures"/>
        <w:rPr>
          <w:rFonts w:asciiTheme="minorHAnsi" w:eastAsiaTheme="minorEastAsia" w:hAnsiTheme="minorHAnsi" w:cstheme="minorBidi"/>
          <w:noProof/>
          <w:color w:val="auto"/>
          <w:sz w:val="22"/>
          <w:lang w:eastAsia="zh-CN"/>
        </w:rPr>
      </w:pPr>
      <w:hyperlink w:anchor="_Toc44707352" w:history="1">
        <w:r w:rsidR="006C507F" w:rsidRPr="00790C4C">
          <w:rPr>
            <w:rStyle w:val="Hyperlink"/>
            <w:noProof/>
          </w:rPr>
          <w:t xml:space="preserve">Figure 3 Phytoplankton counts per litre and biovolume </w:t>
        </w:r>
        <w:r w:rsidR="006C507F" w:rsidRPr="00790C4C">
          <w:rPr>
            <w:rStyle w:val="Hyperlink"/>
            <w:rFonts w:cs="Calibri"/>
            <w:noProof/>
          </w:rPr>
          <w:t>µ</w:t>
        </w:r>
        <w:r w:rsidR="006C507F" w:rsidRPr="00790C4C">
          <w:rPr>
            <w:rStyle w:val="Hyperlink"/>
            <w:noProof/>
          </w:rPr>
          <w:t>m3 L</w:t>
        </w:r>
        <w:r w:rsidR="006C507F" w:rsidRPr="00790C4C">
          <w:rPr>
            <w:rStyle w:val="Hyperlink"/>
            <w:noProof/>
            <w:vertAlign w:val="superscript"/>
          </w:rPr>
          <w:t>-1</w:t>
        </w:r>
        <w:r w:rsidR="006C507F" w:rsidRPr="00790C4C">
          <w:rPr>
            <w:rStyle w:val="Hyperlink"/>
            <w:noProof/>
          </w:rPr>
          <w:t xml:space="preserve">, Pulse7 through to Pulse11 moorings showing the consistency of the data across deployments and the dominance of </w:t>
        </w:r>
        <w:r w:rsidR="006C507F" w:rsidRPr="00790C4C">
          <w:rPr>
            <w:rStyle w:val="Hyperlink"/>
            <w:i/>
            <w:iCs/>
            <w:noProof/>
          </w:rPr>
          <w:t>Phaeocystis antarctica</w:t>
        </w:r>
        <w:r w:rsidR="006C507F" w:rsidRPr="00790C4C">
          <w:rPr>
            <w:rStyle w:val="Hyperlink"/>
            <w:noProof/>
          </w:rPr>
          <w:t xml:space="preserve"> in cell numbers but not volume.</w:t>
        </w:r>
        <w:r w:rsidR="006C507F">
          <w:rPr>
            <w:noProof/>
            <w:webHidden/>
          </w:rPr>
          <w:tab/>
        </w:r>
        <w:r w:rsidR="006C507F">
          <w:rPr>
            <w:noProof/>
            <w:webHidden/>
          </w:rPr>
          <w:fldChar w:fldCharType="begin"/>
        </w:r>
        <w:r w:rsidR="006C507F">
          <w:rPr>
            <w:noProof/>
            <w:webHidden/>
          </w:rPr>
          <w:instrText xml:space="preserve"> PAGEREF _Toc44707352 \h </w:instrText>
        </w:r>
        <w:r w:rsidR="006C507F">
          <w:rPr>
            <w:noProof/>
            <w:webHidden/>
          </w:rPr>
        </w:r>
        <w:r w:rsidR="006C507F">
          <w:rPr>
            <w:noProof/>
            <w:webHidden/>
          </w:rPr>
          <w:fldChar w:fldCharType="separate"/>
        </w:r>
        <w:r w:rsidR="006C507F">
          <w:rPr>
            <w:noProof/>
            <w:webHidden/>
          </w:rPr>
          <w:t>6</w:t>
        </w:r>
        <w:r w:rsidR="006C507F">
          <w:rPr>
            <w:noProof/>
            <w:webHidden/>
          </w:rPr>
          <w:fldChar w:fldCharType="end"/>
        </w:r>
      </w:hyperlink>
    </w:p>
    <w:p w14:paraId="3B14F82E" w14:textId="21D8AA50" w:rsidR="006C507F" w:rsidRDefault="00A659FD">
      <w:pPr>
        <w:pStyle w:val="TableofFigures"/>
        <w:rPr>
          <w:rFonts w:asciiTheme="minorHAnsi" w:eastAsiaTheme="minorEastAsia" w:hAnsiTheme="minorHAnsi" w:cstheme="minorBidi"/>
          <w:noProof/>
          <w:color w:val="auto"/>
          <w:sz w:val="22"/>
          <w:lang w:eastAsia="zh-CN"/>
        </w:rPr>
      </w:pPr>
      <w:hyperlink w:anchor="_Toc44707353" w:history="1">
        <w:r w:rsidR="006C507F" w:rsidRPr="00790C4C">
          <w:rPr>
            <w:rStyle w:val="Hyperlink"/>
            <w:noProof/>
          </w:rPr>
          <w:t xml:space="preserve">Figure 4 Phytoplankton counts per litre and biovolume </w:t>
        </w:r>
        <w:r w:rsidR="006C507F" w:rsidRPr="00790C4C">
          <w:rPr>
            <w:rStyle w:val="Hyperlink"/>
            <w:rFonts w:cs="Calibri"/>
            <w:noProof/>
          </w:rPr>
          <w:t>µ</w:t>
        </w:r>
        <w:r w:rsidR="006C507F" w:rsidRPr="00790C4C">
          <w:rPr>
            <w:rStyle w:val="Hyperlink"/>
            <w:noProof/>
          </w:rPr>
          <w:t>m3 L</w:t>
        </w:r>
        <w:r w:rsidR="006C507F" w:rsidRPr="00790C4C">
          <w:rPr>
            <w:rStyle w:val="Hyperlink"/>
            <w:noProof/>
            <w:vertAlign w:val="superscript"/>
          </w:rPr>
          <w:t>-1</w:t>
        </w:r>
        <w:r w:rsidR="006C507F" w:rsidRPr="00790C4C">
          <w:rPr>
            <w:rStyle w:val="Hyperlink"/>
            <w:noProof/>
          </w:rPr>
          <w:t xml:space="preserve"> per day of the year, Pulse7 to Pulse11.</w:t>
        </w:r>
        <w:r w:rsidR="006C507F">
          <w:rPr>
            <w:noProof/>
            <w:webHidden/>
          </w:rPr>
          <w:tab/>
        </w:r>
        <w:r w:rsidR="006C507F">
          <w:rPr>
            <w:noProof/>
            <w:webHidden/>
          </w:rPr>
          <w:fldChar w:fldCharType="begin"/>
        </w:r>
        <w:r w:rsidR="006C507F">
          <w:rPr>
            <w:noProof/>
            <w:webHidden/>
          </w:rPr>
          <w:instrText xml:space="preserve"> PAGEREF _Toc44707353 \h </w:instrText>
        </w:r>
        <w:r w:rsidR="006C507F">
          <w:rPr>
            <w:noProof/>
            <w:webHidden/>
          </w:rPr>
        </w:r>
        <w:r w:rsidR="006C507F">
          <w:rPr>
            <w:noProof/>
            <w:webHidden/>
          </w:rPr>
          <w:fldChar w:fldCharType="separate"/>
        </w:r>
        <w:r w:rsidR="006C507F">
          <w:rPr>
            <w:noProof/>
            <w:webHidden/>
          </w:rPr>
          <w:t>7</w:t>
        </w:r>
        <w:r w:rsidR="006C507F">
          <w:rPr>
            <w:noProof/>
            <w:webHidden/>
          </w:rPr>
          <w:fldChar w:fldCharType="end"/>
        </w:r>
      </w:hyperlink>
    </w:p>
    <w:p w14:paraId="47B9B63E" w14:textId="2E81CA0A" w:rsidR="00CD395A" w:rsidRPr="009256EA" w:rsidRDefault="000E1F20">
      <w:pPr>
        <w:pStyle w:val="TableofFigures"/>
        <w:pPrChange w:id="28" w:author="Davies, Di (O&amp;A, Hobart)" w:date="2020-07-03T17:26:00Z">
          <w:pPr>
            <w:pStyle w:val="TOC2"/>
          </w:pPr>
        </w:pPrChange>
      </w:pPr>
      <w:r>
        <w:fldChar w:fldCharType="end"/>
      </w:r>
    </w:p>
    <w:p w14:paraId="3A914A61" w14:textId="77777777" w:rsidR="00CD395A" w:rsidRDefault="000E1F20">
      <w:pPr>
        <w:pStyle w:val="Heading1notnumbered"/>
      </w:pPr>
      <w:bookmarkStart w:id="29" w:name="_Toc44707334"/>
      <w:r>
        <w:lastRenderedPageBreak/>
        <w:t>Tables</w:t>
      </w:r>
      <w:bookmarkEnd w:id="29"/>
    </w:p>
    <w:p w14:paraId="552932D2" w14:textId="79351143" w:rsidR="006C507F" w:rsidRDefault="000E1F20">
      <w:pPr>
        <w:pStyle w:val="TableofFigures"/>
        <w:rPr>
          <w:rFonts w:asciiTheme="minorHAnsi" w:eastAsiaTheme="minorEastAsia" w:hAnsiTheme="minorHAnsi" w:cstheme="minorBidi"/>
          <w:noProof/>
          <w:color w:val="auto"/>
          <w:sz w:val="22"/>
          <w:lang w:eastAsia="zh-CN"/>
        </w:rPr>
      </w:pPr>
      <w:r>
        <w:fldChar w:fldCharType="begin"/>
      </w:r>
      <w:r>
        <w:instrText xml:space="preserve"> TOC \h \z \c "Table" </w:instrText>
      </w:r>
      <w:r>
        <w:fldChar w:fldCharType="separate"/>
      </w:r>
      <w:hyperlink w:anchor="_Toc44707354" w:history="1">
        <w:r w:rsidR="006C507F" w:rsidRPr="005B1D11">
          <w:rPr>
            <w:rStyle w:val="Hyperlink"/>
            <w:noProof/>
          </w:rPr>
          <w:t>Table 1. McLane RAS sampler deployments summary for the period 2009 - 2018. Samples were collected in pairs one hour apart (1 for nutrients, 1 for phytoplankton) on each sampling date.</w:t>
        </w:r>
        <w:r w:rsidR="006C507F">
          <w:rPr>
            <w:noProof/>
            <w:webHidden/>
          </w:rPr>
          <w:tab/>
        </w:r>
        <w:r w:rsidR="006C507F">
          <w:rPr>
            <w:noProof/>
            <w:webHidden/>
          </w:rPr>
          <w:fldChar w:fldCharType="begin"/>
        </w:r>
        <w:r w:rsidR="006C507F">
          <w:rPr>
            <w:noProof/>
            <w:webHidden/>
          </w:rPr>
          <w:instrText xml:space="preserve"> PAGEREF _Toc44707354 \h </w:instrText>
        </w:r>
        <w:r w:rsidR="006C507F">
          <w:rPr>
            <w:noProof/>
            <w:webHidden/>
          </w:rPr>
        </w:r>
        <w:r w:rsidR="006C507F">
          <w:rPr>
            <w:noProof/>
            <w:webHidden/>
          </w:rPr>
          <w:fldChar w:fldCharType="separate"/>
        </w:r>
        <w:r w:rsidR="006C507F">
          <w:rPr>
            <w:noProof/>
            <w:webHidden/>
          </w:rPr>
          <w:t>1</w:t>
        </w:r>
        <w:r w:rsidR="006C507F">
          <w:rPr>
            <w:noProof/>
            <w:webHidden/>
          </w:rPr>
          <w:fldChar w:fldCharType="end"/>
        </w:r>
      </w:hyperlink>
    </w:p>
    <w:p w14:paraId="288F7815" w14:textId="31443169" w:rsidR="006C507F" w:rsidRDefault="00A659FD">
      <w:pPr>
        <w:pStyle w:val="TableofFigures"/>
        <w:tabs>
          <w:tab w:val="left" w:pos="1200"/>
        </w:tabs>
        <w:rPr>
          <w:rFonts w:asciiTheme="minorHAnsi" w:eastAsiaTheme="minorEastAsia" w:hAnsiTheme="minorHAnsi" w:cstheme="minorBidi"/>
          <w:noProof/>
          <w:color w:val="auto"/>
          <w:sz w:val="22"/>
          <w:lang w:eastAsia="zh-CN"/>
        </w:rPr>
      </w:pPr>
      <w:hyperlink w:anchor="_Toc44707355" w:history="1">
        <w:r w:rsidR="006C507F" w:rsidRPr="005B1D11">
          <w:rPr>
            <w:rStyle w:val="Hyperlink"/>
            <w:noProof/>
          </w:rPr>
          <w:t>Table 2.</w:t>
        </w:r>
        <w:r w:rsidR="006C507F">
          <w:rPr>
            <w:rFonts w:asciiTheme="minorHAnsi" w:eastAsiaTheme="minorEastAsia" w:hAnsiTheme="minorHAnsi" w:cstheme="minorBidi"/>
            <w:noProof/>
            <w:color w:val="auto"/>
            <w:sz w:val="22"/>
            <w:lang w:eastAsia="zh-CN"/>
          </w:rPr>
          <w:tab/>
        </w:r>
        <w:r w:rsidR="006C507F" w:rsidRPr="005B1D11">
          <w:rPr>
            <w:rStyle w:val="Hyperlink"/>
            <w:noProof/>
          </w:rPr>
          <w:t>Instrument deployment and retrieval summary for RAS sampler deployments. * indicates samples archived on SEM filters, ** Mercuric chloride pair archived on SEM filters.</w:t>
        </w:r>
        <w:r w:rsidR="006C507F">
          <w:rPr>
            <w:noProof/>
            <w:webHidden/>
          </w:rPr>
          <w:tab/>
        </w:r>
        <w:r w:rsidR="006C507F">
          <w:rPr>
            <w:noProof/>
            <w:webHidden/>
          </w:rPr>
          <w:fldChar w:fldCharType="begin"/>
        </w:r>
        <w:r w:rsidR="006C507F">
          <w:rPr>
            <w:noProof/>
            <w:webHidden/>
          </w:rPr>
          <w:instrText xml:space="preserve"> PAGEREF _Toc44707355 \h </w:instrText>
        </w:r>
        <w:r w:rsidR="006C507F">
          <w:rPr>
            <w:noProof/>
            <w:webHidden/>
          </w:rPr>
        </w:r>
        <w:r w:rsidR="006C507F">
          <w:rPr>
            <w:noProof/>
            <w:webHidden/>
          </w:rPr>
          <w:fldChar w:fldCharType="separate"/>
        </w:r>
        <w:r w:rsidR="006C507F">
          <w:rPr>
            <w:noProof/>
            <w:webHidden/>
          </w:rPr>
          <w:t>2</w:t>
        </w:r>
        <w:r w:rsidR="006C507F">
          <w:rPr>
            <w:noProof/>
            <w:webHidden/>
          </w:rPr>
          <w:fldChar w:fldCharType="end"/>
        </w:r>
      </w:hyperlink>
    </w:p>
    <w:p w14:paraId="22FE96A5" w14:textId="3A9F237A" w:rsidR="006C507F" w:rsidRDefault="00A659FD">
      <w:pPr>
        <w:pStyle w:val="TableofFigures"/>
        <w:rPr>
          <w:rFonts w:asciiTheme="minorHAnsi" w:eastAsiaTheme="minorEastAsia" w:hAnsiTheme="minorHAnsi" w:cstheme="minorBidi"/>
          <w:noProof/>
          <w:color w:val="auto"/>
          <w:sz w:val="22"/>
          <w:lang w:eastAsia="zh-CN"/>
        </w:rPr>
      </w:pPr>
      <w:hyperlink w:anchor="_Toc44707356" w:history="1">
        <w:r w:rsidR="006C507F" w:rsidRPr="005B1D11">
          <w:rPr>
            <w:rStyle w:val="Hyperlink"/>
            <w:noProof/>
          </w:rPr>
          <w:t>Table 3 Attribute statement for Southern Ocean Time Series (SOTS) - Phytoplankton Abundance and Biovolume</w:t>
        </w:r>
        <w:r w:rsidR="006C507F">
          <w:rPr>
            <w:noProof/>
            <w:webHidden/>
          </w:rPr>
          <w:tab/>
        </w:r>
        <w:r w:rsidR="006C507F">
          <w:rPr>
            <w:noProof/>
            <w:webHidden/>
          </w:rPr>
          <w:fldChar w:fldCharType="begin"/>
        </w:r>
        <w:r w:rsidR="006C507F">
          <w:rPr>
            <w:noProof/>
            <w:webHidden/>
          </w:rPr>
          <w:instrText xml:space="preserve"> PAGEREF _Toc44707356 \h </w:instrText>
        </w:r>
        <w:r w:rsidR="006C507F">
          <w:rPr>
            <w:noProof/>
            <w:webHidden/>
          </w:rPr>
        </w:r>
        <w:r w:rsidR="006C507F">
          <w:rPr>
            <w:noProof/>
            <w:webHidden/>
          </w:rPr>
          <w:fldChar w:fldCharType="separate"/>
        </w:r>
        <w:r w:rsidR="006C507F">
          <w:rPr>
            <w:noProof/>
            <w:webHidden/>
          </w:rPr>
          <w:t>8</w:t>
        </w:r>
        <w:r w:rsidR="006C507F">
          <w:rPr>
            <w:noProof/>
            <w:webHidden/>
          </w:rPr>
          <w:fldChar w:fldCharType="end"/>
        </w:r>
      </w:hyperlink>
    </w:p>
    <w:p w14:paraId="59F8EC2E" w14:textId="1BE609B1" w:rsidR="00CD395A" w:rsidRDefault="000E1F20">
      <w:pPr>
        <w:pStyle w:val="BodyText"/>
      </w:pPr>
      <w:r>
        <w:fldChar w:fldCharType="end"/>
      </w:r>
    </w:p>
    <w:p w14:paraId="3D8987F6" w14:textId="77777777" w:rsidR="00CD395A" w:rsidRDefault="000E1F20">
      <w:pPr>
        <w:pStyle w:val="TOC2"/>
        <w:rPr>
          <w:rFonts w:eastAsia="Cambria" w:cs="Cambria"/>
          <w:color w:val="00A9CE"/>
          <w:sz w:val="44"/>
          <w:szCs w:val="28"/>
        </w:rPr>
      </w:pPr>
      <w:r>
        <w:br w:type="page"/>
      </w:r>
    </w:p>
    <w:p w14:paraId="6031CDBE" w14:textId="77777777" w:rsidR="00CD395A" w:rsidRDefault="000E1F20">
      <w:pPr>
        <w:pStyle w:val="Heading1notnumbered"/>
      </w:pPr>
      <w:bookmarkStart w:id="30" w:name="_Toc315694429"/>
      <w:bookmarkStart w:id="31" w:name="_Toc27660391"/>
      <w:bookmarkStart w:id="32" w:name="_Toc44707335"/>
      <w:r>
        <w:lastRenderedPageBreak/>
        <w:t>Acknowledgments</w:t>
      </w:r>
      <w:bookmarkEnd w:id="30"/>
      <w:bookmarkEnd w:id="31"/>
      <w:bookmarkEnd w:id="32"/>
    </w:p>
    <w:p w14:paraId="3E38F2C8" w14:textId="3E29DFCE" w:rsidR="00BD4752" w:rsidRDefault="000E1F20" w:rsidP="00BD4752">
      <w:pPr>
        <w:pStyle w:val="BodyText"/>
        <w:spacing w:line="276" w:lineRule="auto"/>
        <w:jc w:val="both"/>
        <w:rPr>
          <w:color w:val="auto"/>
        </w:rPr>
      </w:pPr>
      <w:r>
        <w:rPr>
          <w:color w:val="auto"/>
        </w:rPr>
        <w:t>We acknowledge support from the following agencies: the Australian Antarctic Program Partnership (AAPP), the Antarctic Climate and Ecosystems Cooperative Research Centre (ACE CRC), the Integrated Marine Observing System (</w:t>
      </w:r>
      <w:hyperlink r:id="rId19" w:history="1">
        <w:r>
          <w:rPr>
            <w:rStyle w:val="Hyperlink"/>
            <w:color w:val="auto"/>
          </w:rPr>
          <w:t>www.imos.org.au</w:t>
        </w:r>
      </w:hyperlink>
      <w:r>
        <w:rPr>
          <w:color w:val="auto"/>
        </w:rPr>
        <w:t xml:space="preserve">), University of Tasmania (UTAS), Bureau of Meteorology (BoM), </w:t>
      </w:r>
      <w:r w:rsidR="005B5DDC">
        <w:rPr>
          <w:color w:val="auto"/>
        </w:rPr>
        <w:t xml:space="preserve">and </w:t>
      </w:r>
      <w:r>
        <w:rPr>
          <w:color w:val="auto"/>
        </w:rPr>
        <w:t>the Marine National Facility (MNF)</w:t>
      </w:r>
      <w:r w:rsidR="005B5DDC">
        <w:rPr>
          <w:color w:val="auto"/>
        </w:rPr>
        <w:t>.</w:t>
      </w:r>
      <w:r>
        <w:rPr>
          <w:color w:val="auto"/>
        </w:rPr>
        <w:t xml:space="preserve"> </w:t>
      </w:r>
      <w:bookmarkStart w:id="33" w:name="_Hlk22299634"/>
      <w:r w:rsidR="005B5DDC">
        <w:rPr>
          <w:color w:val="auto"/>
        </w:rPr>
        <w:t>In particular</w:t>
      </w:r>
      <w:r w:rsidR="00875F9D">
        <w:rPr>
          <w:color w:val="auto"/>
        </w:rPr>
        <w:t>,</w:t>
      </w:r>
      <w:r w:rsidR="005B5DDC">
        <w:rPr>
          <w:color w:val="auto"/>
        </w:rPr>
        <w:t xml:space="preserve"> we thank Rick Van</w:t>
      </w:r>
      <w:r w:rsidR="00875F9D">
        <w:rPr>
          <w:color w:val="auto"/>
        </w:rPr>
        <w:t xml:space="preserve"> </w:t>
      </w:r>
      <w:r w:rsidR="005B5DDC">
        <w:rPr>
          <w:color w:val="auto"/>
        </w:rPr>
        <w:t xml:space="preserve">den </w:t>
      </w:r>
      <w:proofErr w:type="spellStart"/>
      <w:r w:rsidR="005B5DDC">
        <w:rPr>
          <w:color w:val="auto"/>
        </w:rPr>
        <w:t>Enden</w:t>
      </w:r>
      <w:proofErr w:type="spellEnd"/>
      <w:r w:rsidR="005B5DDC">
        <w:rPr>
          <w:color w:val="auto"/>
        </w:rPr>
        <w:t>, Karen Westwood and Andrew Davidson from the Australian Antarctic Division (AAD)</w:t>
      </w:r>
      <w:r w:rsidR="00875F9D">
        <w:rPr>
          <w:color w:val="auto"/>
        </w:rPr>
        <w:t xml:space="preserve"> for ongoing support, expertise and access to instrumentation</w:t>
      </w:r>
      <w:r w:rsidR="005B5DDC">
        <w:rPr>
          <w:color w:val="auto"/>
        </w:rPr>
        <w:t xml:space="preserve">. </w:t>
      </w:r>
      <w:r>
        <w:rPr>
          <w:color w:val="auto"/>
        </w:rPr>
        <w:t xml:space="preserve">We also acknowledge the support of the CSIRO </w:t>
      </w:r>
      <w:bookmarkEnd w:id="33"/>
      <w:r>
        <w:rPr>
          <w:color w:val="auto"/>
        </w:rPr>
        <w:t>Moored Sensor Systems team</w:t>
      </w:r>
      <w:r w:rsidR="00BD4752">
        <w:rPr>
          <w:color w:val="auto"/>
        </w:rPr>
        <w:t>, and Claire Davies and Margaret Miller (CSIRO) for database support and development.</w:t>
      </w:r>
    </w:p>
    <w:p w14:paraId="2076ADF0" w14:textId="29C6C736" w:rsidR="00CD395A" w:rsidRDefault="000E1F20" w:rsidP="00BD4752">
      <w:pPr>
        <w:pStyle w:val="BodyText"/>
        <w:spacing w:line="276" w:lineRule="auto"/>
        <w:jc w:val="both"/>
      </w:pPr>
      <w:r>
        <w:t xml:space="preserve">SOTS is a member of the </w:t>
      </w:r>
      <w:proofErr w:type="spellStart"/>
      <w:r>
        <w:t>OceanSITES</w:t>
      </w:r>
      <w:proofErr w:type="spellEnd"/>
      <w:r>
        <w:t xml:space="preserve"> global network of time series observatories</w:t>
      </w:r>
      <w:r w:rsidR="00C85274">
        <w:t>.</w:t>
      </w:r>
      <w:r>
        <w:t xml:space="preserve"> (</w:t>
      </w:r>
      <w:hyperlink r:id="rId20" w:history="1">
        <w:r>
          <w:rPr>
            <w:rStyle w:val="Hyperlink"/>
          </w:rPr>
          <w:t>www.OceanSITES.org</w:t>
        </w:r>
      </w:hyperlink>
      <w:r>
        <w:t xml:space="preserve">). </w:t>
      </w:r>
    </w:p>
    <w:p w14:paraId="03FB9DAB" w14:textId="77777777" w:rsidR="00CD395A" w:rsidRDefault="00CD395A">
      <w:pPr>
        <w:pStyle w:val="BodyText"/>
        <w:jc w:val="both"/>
        <w:rPr>
          <w:rFonts w:cs="Calibri"/>
          <w:sz w:val="22"/>
        </w:rPr>
      </w:pPr>
    </w:p>
    <w:p w14:paraId="66DC558D" w14:textId="77777777" w:rsidR="00CD395A" w:rsidRDefault="00CD395A">
      <w:pPr>
        <w:pStyle w:val="BodyText"/>
      </w:pPr>
    </w:p>
    <w:p w14:paraId="2DCAF769" w14:textId="77777777" w:rsidR="00CD395A" w:rsidRDefault="000E1F20">
      <w:pPr>
        <w:pStyle w:val="Heading1notnumbered"/>
      </w:pPr>
      <w:bookmarkStart w:id="34" w:name="_Toc315694430"/>
      <w:bookmarkStart w:id="35" w:name="_Toc27660392"/>
      <w:bookmarkStart w:id="36" w:name="_Toc44707336"/>
      <w:r>
        <w:lastRenderedPageBreak/>
        <w:t>Executive summary</w:t>
      </w:r>
      <w:bookmarkEnd w:id="34"/>
      <w:bookmarkEnd w:id="35"/>
      <w:bookmarkEnd w:id="36"/>
    </w:p>
    <w:p w14:paraId="5E825447" w14:textId="77777777" w:rsidR="00CD395A" w:rsidRDefault="000E1F20">
      <w:pPr>
        <w:pStyle w:val="BodyText"/>
        <w:jc w:val="both"/>
      </w:pPr>
      <w:bookmarkStart w:id="37" w:name="_Hlk26520856"/>
      <w:r>
        <w:rPr>
          <w:color w:val="000000" w:themeColor="text1"/>
        </w:rPr>
        <w:t>The Southern Ocean Time Series (SOTS) Observatory located near 140</w:t>
      </w:r>
      <w:r>
        <w:rPr>
          <w:rFonts w:ascii="Symbol" w:eastAsia="Symbol" w:hAnsi="Symbol" w:cs="Symbol"/>
          <w:color w:val="000000" w:themeColor="text1"/>
        </w:rPr>
        <w:t></w:t>
      </w:r>
      <w:r>
        <w:rPr>
          <w:color w:val="000000" w:themeColor="text1"/>
        </w:rPr>
        <w:t>E and 47</w:t>
      </w:r>
      <w:r>
        <w:rPr>
          <w:rFonts w:ascii="Symbol" w:eastAsia="Symbol" w:hAnsi="Symbol" w:cs="Symbol"/>
          <w:color w:val="000000" w:themeColor="text1"/>
        </w:rPr>
        <w:t></w:t>
      </w:r>
      <w:r>
        <w:rPr>
          <w:color w:val="000000" w:themeColor="text1"/>
        </w:rPr>
        <w:t>S provides high temporal resolution observations in sub-Antarctic waters. It is focused on the sub-Antarctic Zone because waters formed at the surface in this region slide under warmer subtropical and tropical waters, carrying CO</w:t>
      </w:r>
      <w:r>
        <w:rPr>
          <w:color w:val="000000" w:themeColor="text1"/>
          <w:vertAlign w:val="subscript"/>
        </w:rPr>
        <w:t>2</w:t>
      </w:r>
      <w:r>
        <w:rPr>
          <w:color w:val="000000" w:themeColor="text1"/>
        </w:rPr>
        <w:t xml:space="preserve"> and heat into the deep ocean, where it is out of contact with the atmosphere. This process also supplies oxygen for deep ocean ecosystems, and exports nutrients that fuel ~70% of global ocean primary production. This region is also the boundary between the nutrient rich waters of the Southern Ocean and the oligotrophic subtropical gyres to the north. These processes are sensitive to climate change, but the probable nature and impacts are not yet known.</w:t>
      </w:r>
    </w:p>
    <w:p w14:paraId="02234CA2" w14:textId="77777777" w:rsidR="00F21AC9" w:rsidRPr="00875F9D" w:rsidRDefault="000E1F20" w:rsidP="00F21AC9">
      <w:pPr>
        <w:pStyle w:val="BodyText"/>
      </w:pPr>
      <w:r>
        <w:rPr>
          <w:color w:val="000000" w:themeColor="text1"/>
        </w:rPr>
        <w:t>This report details the quality control procedures applied to the data from samples collected by the Remote Access water Sampler (McLane RAS 500) deployed on the SOTS and Pulse moorings between 2009 and 2019. The quality-controlled datasets are publicly available via the IMOS Data Portal. This report should be consulted when using the data.</w:t>
      </w:r>
      <w:bookmarkEnd w:id="37"/>
      <w:r>
        <w:rPr>
          <w:color w:val="000000" w:themeColor="text1"/>
        </w:rPr>
        <w:t xml:space="preserve"> </w:t>
      </w:r>
      <w:r w:rsidR="00F21AC9">
        <w:rPr>
          <w:color w:val="000000" w:themeColor="text1"/>
        </w:rPr>
        <w:t xml:space="preserve"> </w:t>
      </w:r>
      <w:r w:rsidR="00F21AC9">
        <w:t>Data users are encouraged to contact the analyst for detailed information on taxonomic entities and groupings.</w:t>
      </w:r>
    </w:p>
    <w:p w14:paraId="1BD3F693" w14:textId="508B114B" w:rsidR="00CD395A" w:rsidRDefault="00CD395A">
      <w:pPr>
        <w:pStyle w:val="BodyText"/>
        <w:jc w:val="both"/>
        <w:rPr>
          <w:color w:val="000000" w:themeColor="text1"/>
        </w:rPr>
      </w:pPr>
    </w:p>
    <w:p w14:paraId="48E81F87" w14:textId="6BC2661A" w:rsidR="00875F9D" w:rsidRDefault="00875F9D">
      <w:pPr>
        <w:pStyle w:val="BodyText"/>
        <w:jc w:val="both"/>
        <w:sectPr w:rsidR="00875F9D" w:rsidSect="00FE7C32">
          <w:footerReference w:type="even" r:id="rId21"/>
          <w:type w:val="evenPage"/>
          <w:pgSz w:w="11906" w:h="16838"/>
          <w:pgMar w:top="1134" w:right="1134" w:bottom="1134" w:left="1134" w:header="510" w:footer="624" w:gutter="0"/>
          <w:pgNumType w:fmt="lowerRoman"/>
          <w:cols w:space="284"/>
          <w:docGrid w:linePitch="360"/>
        </w:sectPr>
      </w:pPr>
    </w:p>
    <w:p w14:paraId="0C0E61ED" w14:textId="77777777" w:rsidR="00CD395A" w:rsidRDefault="000E1F20">
      <w:pPr>
        <w:pStyle w:val="Heading1"/>
        <w:spacing w:after="0"/>
      </w:pPr>
      <w:bookmarkStart w:id="38" w:name="_Toc27660393"/>
      <w:bookmarkStart w:id="39" w:name="_Toc44707337"/>
      <w:r>
        <w:lastRenderedPageBreak/>
        <w:t>Introduction</w:t>
      </w:r>
      <w:bookmarkEnd w:id="38"/>
      <w:bookmarkEnd w:id="39"/>
      <w:r>
        <w:t xml:space="preserve"> </w:t>
      </w:r>
    </w:p>
    <w:p w14:paraId="1872D4AC" w14:textId="50DA863B" w:rsidR="00CD395A" w:rsidRDefault="000E1F20" w:rsidP="007228AB">
      <w:pPr>
        <w:pStyle w:val="BodyText"/>
      </w:pPr>
      <w:r>
        <w:t xml:space="preserve">Detailed descriptions of mooring designs, locations and sample collections are provided in the </w:t>
      </w:r>
      <w:r w:rsidR="00C50381">
        <w:t>Southern Ocean Time Series (</w:t>
      </w:r>
      <w:r>
        <w:t>SOTS</w:t>
      </w:r>
      <w:r w:rsidR="00C50381">
        <w:t>)</w:t>
      </w:r>
      <w:r>
        <w:t xml:space="preserve"> Annual Reports, which are divided into three parts, </w:t>
      </w:r>
    </w:p>
    <w:p w14:paraId="08557E30" w14:textId="77777777" w:rsidR="00CD395A" w:rsidRDefault="000E1F20" w:rsidP="007228AB">
      <w:pPr>
        <w:pStyle w:val="BodyText"/>
      </w:pPr>
      <w:r>
        <w:rPr>
          <w:b/>
          <w:bCs/>
        </w:rPr>
        <w:t>Report 1. Overview</w:t>
      </w:r>
      <w:r>
        <w:t xml:space="preserve">, listing mooring voyages, dates, locations, designs and instruments; </w:t>
      </w:r>
    </w:p>
    <w:p w14:paraId="52D6B7A6" w14:textId="77777777" w:rsidR="00CD395A" w:rsidRDefault="000E1F20" w:rsidP="007228AB">
      <w:pPr>
        <w:pStyle w:val="BodyText"/>
      </w:pPr>
      <w:r>
        <w:rPr>
          <w:b/>
          <w:bCs/>
        </w:rPr>
        <w:t>Report 2. Samples</w:t>
      </w:r>
      <w:r>
        <w:t xml:space="preserve">, detailing the sample collections and </w:t>
      </w:r>
    </w:p>
    <w:p w14:paraId="12504EB3" w14:textId="77777777" w:rsidR="00CD395A" w:rsidRDefault="000E1F20" w:rsidP="007228AB">
      <w:pPr>
        <w:pStyle w:val="BodyText"/>
      </w:pPr>
      <w:r>
        <w:rPr>
          <w:b/>
          <w:bCs/>
        </w:rPr>
        <w:t>Report 3. Sensors</w:t>
      </w:r>
      <w:r>
        <w:t xml:space="preserve">, which contains descriptions and data QC procedures of the sensors mounted on the moorings. </w:t>
      </w:r>
    </w:p>
    <w:p w14:paraId="2DE7D204" w14:textId="3CDAECE5" w:rsidR="00CD395A" w:rsidRDefault="000E1F20" w:rsidP="007228AB">
      <w:pPr>
        <w:pStyle w:val="BodyText"/>
      </w:pPr>
      <w:r>
        <w:t xml:space="preserve">The reports are available </w:t>
      </w:r>
      <w:r w:rsidR="00D76168">
        <w:t xml:space="preserve">via the Australian Ocean Data Network (AODN) </w:t>
      </w:r>
      <w:r>
        <w:t>at:</w:t>
      </w:r>
    </w:p>
    <w:p w14:paraId="3170A4A4" w14:textId="1F3F82EC" w:rsidR="00CD395A" w:rsidRDefault="00A659FD" w:rsidP="007228AB">
      <w:pPr>
        <w:pStyle w:val="BodyText"/>
        <w:rPr>
          <w:rStyle w:val="Hyperlink"/>
          <w:rFonts w:cs="Calibri"/>
        </w:rPr>
      </w:pPr>
      <w:hyperlink r:id="rId22" w:history="1">
        <w:r w:rsidR="000E1F20">
          <w:rPr>
            <w:rStyle w:val="Hyperlink"/>
            <w:rFonts w:cs="Calibri"/>
          </w:rPr>
          <w:t>https://catalogue-imos.aodn.org.au/geonetwork/srv/eng/metadata.show?uuid=afc166ce-6b34-44d9-b64c-8bb10fd43a07</w:t>
        </w:r>
      </w:hyperlink>
    </w:p>
    <w:p w14:paraId="628E67AF" w14:textId="78F07202" w:rsidR="00F21AC9" w:rsidRDefault="00F21AC9" w:rsidP="00F21AC9">
      <w:pPr>
        <w:pStyle w:val="Heading2"/>
        <w:rPr>
          <w:rStyle w:val="Hyperlink"/>
          <w:rFonts w:cs="Calibri"/>
        </w:rPr>
      </w:pPr>
      <w:bookmarkStart w:id="40" w:name="_Toc44707338"/>
      <w:r>
        <w:rPr>
          <w:rStyle w:val="Hyperlink"/>
          <w:rFonts w:cs="Calibri"/>
        </w:rPr>
        <w:t>Phytoplankton samples</w:t>
      </w:r>
      <w:bookmarkEnd w:id="40"/>
    </w:p>
    <w:p w14:paraId="125CF37D" w14:textId="26BEBAB1" w:rsidR="001E2402" w:rsidRDefault="001E2402" w:rsidP="007228AB">
      <w:pPr>
        <w:pStyle w:val="BodyText"/>
      </w:pPr>
      <w:r>
        <w:t xml:space="preserve">Briefly, the </w:t>
      </w:r>
      <w:r w:rsidR="00462345">
        <w:t xml:space="preserve">McLane </w:t>
      </w:r>
      <w:r w:rsidR="00020681">
        <w:t>R</w:t>
      </w:r>
      <w:r w:rsidR="00462345">
        <w:t xml:space="preserve">emote </w:t>
      </w:r>
      <w:r w:rsidR="00020681">
        <w:t>A</w:t>
      </w:r>
      <w:r w:rsidR="00462345">
        <w:t xml:space="preserve">utomated </w:t>
      </w:r>
      <w:r w:rsidR="00020681">
        <w:t>Sampler</w:t>
      </w:r>
      <w:r w:rsidR="00417DD4">
        <w:t xml:space="preserve"> </w:t>
      </w:r>
      <w:r w:rsidR="00462345">
        <w:t>(RAS)</w:t>
      </w:r>
      <w:r w:rsidR="00311C93">
        <w:t xml:space="preserve"> and </w:t>
      </w:r>
      <w:r w:rsidR="00462345">
        <w:t>instrumentation</w:t>
      </w:r>
      <w:r w:rsidR="00311C93">
        <w:t>, covered by</w:t>
      </w:r>
      <w:r w:rsidR="00462345">
        <w:t xml:space="preserve"> </w:t>
      </w:r>
      <w:r w:rsidR="00311C93">
        <w:t xml:space="preserve">a rigid opaque </w:t>
      </w:r>
      <w:r w:rsidR="00462345">
        <w:t xml:space="preserve">protective </w:t>
      </w:r>
      <w:r w:rsidR="00417DD4">
        <w:t>shroud</w:t>
      </w:r>
      <w:r w:rsidR="00020681">
        <w:t xml:space="preserve"> </w:t>
      </w:r>
      <w:r w:rsidR="00311C93">
        <w:t xml:space="preserve">was </w:t>
      </w:r>
      <w:r w:rsidR="00020681">
        <w:t xml:space="preserve">located </w:t>
      </w:r>
      <w:r w:rsidR="00E756E5">
        <w:t>within the surface mixed layer</w:t>
      </w:r>
      <w:r w:rsidR="00311C93">
        <w:t xml:space="preserve"> </w:t>
      </w:r>
      <w:r w:rsidR="00020681">
        <w:t xml:space="preserve">below the </w:t>
      </w:r>
      <w:r w:rsidR="00311C93">
        <w:t>mooring s</w:t>
      </w:r>
      <w:r w:rsidR="00020681">
        <w:t>urface float</w:t>
      </w:r>
      <w:r w:rsidR="00311C93">
        <w:t xml:space="preserve">, </w:t>
      </w:r>
      <w:r w:rsidR="00020681">
        <w:t xml:space="preserve"> </w:t>
      </w:r>
      <w:r w:rsidR="00311C93">
        <w:t xml:space="preserve">with the inlet at ~30 m depth for </w:t>
      </w:r>
      <w:r w:rsidR="00020681">
        <w:t>2009 -2016</w:t>
      </w:r>
      <w:r w:rsidR="00311C93">
        <w:t xml:space="preserve"> (see depth details in Table 1</w:t>
      </w:r>
      <w:r w:rsidR="00020681">
        <w:t>), or for more recent deployments (2018) within the surface float assembly</w:t>
      </w:r>
      <w:r w:rsidR="00417DD4">
        <w:t xml:space="preserve"> (no shroud)</w:t>
      </w:r>
      <w:r w:rsidR="00311C93">
        <w:t xml:space="preserve"> with the inlet hose extending down the mooring chain to 4 m depth.  </w:t>
      </w:r>
      <w:r w:rsidR="00434527">
        <w:t xml:space="preserve">Forty-eight x 500 mL samples </w:t>
      </w:r>
      <w:r w:rsidR="00311C93">
        <w:t xml:space="preserve">were </w:t>
      </w:r>
      <w:r w:rsidR="00434527">
        <w:t xml:space="preserve">collected as pairs (1 for nutrients, 1 for phytoplankton community) </w:t>
      </w:r>
      <w:r w:rsidR="00462345">
        <w:t xml:space="preserve">1 hour apart, at pre-programmed intervals varying between 9 and 14 days depending on the </w:t>
      </w:r>
      <w:r w:rsidR="00311C93">
        <w:t xml:space="preserve">annual </w:t>
      </w:r>
      <w:r w:rsidR="00462345">
        <w:t xml:space="preserve">deployment </w:t>
      </w:r>
      <w:r w:rsidR="00311C93">
        <w:t xml:space="preserve">duration </w:t>
      </w:r>
      <w:r w:rsidR="00D07614">
        <w:t>(</w:t>
      </w:r>
      <w:r w:rsidR="00D07614">
        <w:fldChar w:fldCharType="begin"/>
      </w:r>
      <w:r w:rsidR="00D07614">
        <w:instrText xml:space="preserve"> REF _Ref42607795 \h </w:instrText>
      </w:r>
      <w:r w:rsidR="00D07614">
        <w:fldChar w:fldCharType="separate"/>
      </w:r>
      <w:r w:rsidR="00D07614">
        <w:t xml:space="preserve">Table </w:t>
      </w:r>
      <w:r w:rsidR="00D07614">
        <w:rPr>
          <w:noProof/>
        </w:rPr>
        <w:t>2</w:t>
      </w:r>
      <w:r w:rsidR="00D07614">
        <w:fldChar w:fldCharType="end"/>
      </w:r>
      <w:r w:rsidR="00D07614">
        <w:t>)</w:t>
      </w:r>
      <w:r w:rsidR="00462345">
        <w:t xml:space="preserve">.  </w:t>
      </w:r>
      <w:r w:rsidR="00D07614">
        <w:t xml:space="preserve">Sample bags </w:t>
      </w:r>
      <w:r w:rsidR="00311C93">
        <w:t xml:space="preserve">were </w:t>
      </w:r>
      <w:r w:rsidR="00D07614">
        <w:t xml:space="preserve">pre-loaded with preservative, selected to provide the best preservation of the widest range of phytoplankton groups possible. </w:t>
      </w:r>
      <w:r w:rsidR="006D7E0C">
        <w:t>To provide the greatest taxonomic coverage possible, s</w:t>
      </w:r>
      <w:r w:rsidR="00D07614">
        <w:t xml:space="preserve">amples are split for both light and electron microscopy </w:t>
      </w:r>
      <w:r w:rsidR="006D7E0C">
        <w:t>examination</w:t>
      </w:r>
      <w:r w:rsidR="00D07614">
        <w:t xml:space="preserve">. </w:t>
      </w:r>
    </w:p>
    <w:p w14:paraId="60B0FE62" w14:textId="6132B9DD" w:rsidR="00EB2A3C" w:rsidRDefault="000E1F20" w:rsidP="007228AB">
      <w:pPr>
        <w:pStyle w:val="BodyText"/>
      </w:pPr>
      <w:r>
        <w:t xml:space="preserve">The RAS sampler deployments </w:t>
      </w:r>
      <w:r w:rsidR="00C50381">
        <w:t xml:space="preserve">for the </w:t>
      </w:r>
      <w:r w:rsidR="001E2402">
        <w:t xml:space="preserve">SOTS </w:t>
      </w:r>
      <w:r>
        <w:t xml:space="preserve">are summarized in Table 1 (below). </w:t>
      </w:r>
      <w:proofErr w:type="spellStart"/>
      <w:r>
        <w:t>FluxPulse</w:t>
      </w:r>
      <w:proofErr w:type="spellEnd"/>
      <w:r>
        <w:t xml:space="preserve"> </w:t>
      </w:r>
      <w:r w:rsidR="00E95C81">
        <w:t xml:space="preserve">(2016 deployment) </w:t>
      </w:r>
      <w:r>
        <w:t xml:space="preserve">did not return samples because of mooring failure and </w:t>
      </w:r>
      <w:r w:rsidR="00AA7B02">
        <w:t xml:space="preserve">the </w:t>
      </w:r>
      <w:r>
        <w:t>loss of the sampler</w:t>
      </w:r>
      <w:r w:rsidR="00E95C81">
        <w:t>.</w:t>
      </w:r>
      <w:r>
        <w:t xml:space="preserve"> SOFS</w:t>
      </w:r>
      <w:r w:rsidR="00A43DA3">
        <w:t>-</w:t>
      </w:r>
      <w:r>
        <w:t>7 failed early on deployment</w:t>
      </w:r>
      <w:r w:rsidR="00E95C81">
        <w:t xml:space="preserve"> in 2018</w:t>
      </w:r>
      <w:r w:rsidR="00AA7B02">
        <w:t>,</w:t>
      </w:r>
      <w:r>
        <w:t xml:space="preserve"> </w:t>
      </w:r>
      <w:r w:rsidR="00E95C81">
        <w:t>but</w:t>
      </w:r>
      <w:r>
        <w:t xml:space="preserve"> two samples </w:t>
      </w:r>
      <w:r w:rsidR="006D7E0C">
        <w:t xml:space="preserve">(1 phytoplankton, 1 nutrient) </w:t>
      </w:r>
      <w:r>
        <w:t xml:space="preserve">were collected while </w:t>
      </w:r>
      <w:r w:rsidR="00E95C81">
        <w:t xml:space="preserve">the surface assembly was </w:t>
      </w:r>
      <w:r>
        <w:t>adrift</w:t>
      </w:r>
      <w:r w:rsidR="00E95C81">
        <w:t xml:space="preserve">. </w:t>
      </w:r>
      <w:r>
        <w:t>Pulse</w:t>
      </w:r>
      <w:r w:rsidR="00A43DA3">
        <w:t>-</w:t>
      </w:r>
      <w:r>
        <w:t xml:space="preserve">9 and </w:t>
      </w:r>
      <w:r w:rsidR="00A43DA3">
        <w:t>Pulse-</w:t>
      </w:r>
      <w:r>
        <w:t>10 were recovered before the sampler program was completed</w:t>
      </w:r>
      <w:r w:rsidR="00875F9D">
        <w:t>, due to logistical constraints</w:t>
      </w:r>
      <w:r w:rsidR="00E95C81">
        <w:t xml:space="preserve"> associated with ship-time</w:t>
      </w:r>
      <w:r>
        <w:t>.</w:t>
      </w:r>
      <w:r w:rsidR="00D07614">
        <w:t xml:space="preserve"> Some deployments were affected by preservation </w:t>
      </w:r>
      <w:r w:rsidR="00F21AC9">
        <w:t>artefacts</w:t>
      </w:r>
      <w:r w:rsidR="00D07614">
        <w:t xml:space="preserve"> as preservation protocols were optimised </w:t>
      </w:r>
      <w:r w:rsidR="0012676F">
        <w:t xml:space="preserve">over time </w:t>
      </w:r>
      <w:r w:rsidR="00D07614">
        <w:t>(</w:t>
      </w:r>
      <w:r w:rsidR="00D07614">
        <w:fldChar w:fldCharType="begin"/>
      </w:r>
      <w:r w:rsidR="00D07614">
        <w:instrText xml:space="preserve"> REF _Ref42607795 \h </w:instrText>
      </w:r>
      <w:r w:rsidR="00D07614">
        <w:fldChar w:fldCharType="separate"/>
      </w:r>
      <w:r w:rsidR="00D07614">
        <w:t xml:space="preserve">Table </w:t>
      </w:r>
      <w:r w:rsidR="00D07614">
        <w:rPr>
          <w:noProof/>
        </w:rPr>
        <w:t>2</w:t>
      </w:r>
      <w:r w:rsidR="00D07614">
        <w:fldChar w:fldCharType="end"/>
      </w:r>
      <w:r w:rsidR="00D07614">
        <w:t xml:space="preserve">). </w:t>
      </w:r>
      <w:r w:rsidR="006D7E0C">
        <w:t>The harsh physical environment</w:t>
      </w:r>
      <w:r w:rsidR="00D07614">
        <w:t xml:space="preserve"> compounded by long deployment periods</w:t>
      </w:r>
      <w:r w:rsidR="006D7E0C">
        <w:t>,</w:t>
      </w:r>
      <w:r w:rsidR="00D07614">
        <w:t xml:space="preserve"> and small sample volumes make for extremely challenging conditions for </w:t>
      </w:r>
      <w:r w:rsidR="00EB2A3C">
        <w:t xml:space="preserve">biological preservation of the whole phytoplankton community. </w:t>
      </w:r>
    </w:p>
    <w:p w14:paraId="3D00DF5F" w14:textId="7E0CCEFF" w:rsidR="00AA7B02" w:rsidRDefault="00AA7B02" w:rsidP="007228AB">
      <w:pPr>
        <w:pStyle w:val="BodyText"/>
        <w:rPr>
          <w:color w:val="FF0000"/>
        </w:rPr>
      </w:pPr>
      <w:r>
        <w:t xml:space="preserve">This QC report outlines the analysis steps and </w:t>
      </w:r>
      <w:r w:rsidR="0012676F">
        <w:t>quality</w:t>
      </w:r>
      <w:r>
        <w:t xml:space="preserve"> protocols applied </w:t>
      </w:r>
      <w:r w:rsidR="001270B1">
        <w:t xml:space="preserve">to the </w:t>
      </w:r>
      <w:r>
        <w:t xml:space="preserve">RAS </w:t>
      </w:r>
      <w:r>
        <w:rPr>
          <w:color w:val="000000" w:themeColor="text1"/>
        </w:rPr>
        <w:t xml:space="preserve">(McLane RAS 500) phytoplankton </w:t>
      </w:r>
      <w:r>
        <w:t>samples, and the associated taxonomic resources used to describe phytoplankton community composition at the SOTS</w:t>
      </w:r>
      <w:r w:rsidR="00B55061">
        <w:t xml:space="preserve"> site</w:t>
      </w:r>
      <w:r>
        <w:t xml:space="preserve">. </w:t>
      </w:r>
    </w:p>
    <w:p w14:paraId="6586039F" w14:textId="6CCCF018" w:rsidR="00AA7B02" w:rsidRDefault="00AA7B02" w:rsidP="007228AB">
      <w:pPr>
        <w:pStyle w:val="BodyText"/>
        <w:rPr>
          <w:rFonts w:cs="Calibri"/>
        </w:rPr>
      </w:pPr>
      <w:r>
        <w:rPr>
          <w:rFonts w:cs="Calibri"/>
          <w:color w:val="000000" w:themeColor="text1"/>
        </w:rPr>
        <w:t xml:space="preserve">Quality </w:t>
      </w:r>
      <w:r w:rsidR="008E1AD7">
        <w:rPr>
          <w:rFonts w:cs="Calibri"/>
          <w:color w:val="000000" w:themeColor="text1"/>
        </w:rPr>
        <w:t>A</w:t>
      </w:r>
      <w:r>
        <w:rPr>
          <w:rFonts w:cs="Calibri"/>
          <w:color w:val="000000" w:themeColor="text1"/>
        </w:rPr>
        <w:t>ssurance is via careful</w:t>
      </w:r>
      <w:r>
        <w:t xml:space="preserve"> preparation and deployment of the RAS and handling of the recovered samples.  It does not lead to an uncertainty estimate or a </w:t>
      </w:r>
      <w:r w:rsidR="001270B1">
        <w:t xml:space="preserve">quality control </w:t>
      </w:r>
      <w:r>
        <w:t>flag but is important to understand the overall fidelity of the observations.</w:t>
      </w:r>
      <w:r w:rsidR="008E1AD7">
        <w:t xml:space="preserve"> </w:t>
      </w:r>
      <w:r w:rsidR="007228AB">
        <w:t xml:space="preserve">Because of the constant revision to taxonomic entities and associated difficulties in tracking species name changes, data is managed </w:t>
      </w:r>
      <w:r w:rsidR="007228AB" w:rsidRPr="007228AB">
        <w:t>following</w:t>
      </w:r>
      <w:r w:rsidR="007228AB">
        <w:t xml:space="preserve"> the </w:t>
      </w:r>
      <w:r w:rsidR="007228AB" w:rsidRPr="007228AB">
        <w:t>protocols</w:t>
      </w:r>
      <w:r w:rsidR="007228AB">
        <w:t xml:space="preserve"> outlined in the Australian Phytoplankton Database </w:t>
      </w:r>
      <w:r w:rsidR="007228AB">
        <w:fldChar w:fldCharType="begin">
          <w:fldData xml:space="preserve">PEVuZE5vdGU+PENpdGU+PEF1dGhvcj5EYXZpZXM8L0F1dGhvcj48WWVhcj4yMDE3PC9ZZWFyPjxJ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</w:fldData>
        </w:fldChar>
      </w:r>
      <w:r w:rsidR="007228AB">
        <w:instrText xml:space="preserve"> ADDIN EN.CITE </w:instrText>
      </w:r>
      <w:r w:rsidR="007228AB">
        <w:fldChar w:fldCharType="begin">
          <w:fldData xml:space="preserve">PEVuZE5vdGU+PENpdGU+PEF1dGhvcj5EYXZpZXM8L0F1dGhvcj48WWVhcj4yMDE3PC9ZZWFyPjxJ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</w:fldData>
        </w:fldChar>
      </w:r>
      <w:r w:rsidR="007228AB">
        <w:instrText xml:space="preserve"> ADDIN EN.CITE.DATA </w:instrText>
      </w:r>
      <w:r w:rsidR="007228AB">
        <w:fldChar w:fldCharType="end"/>
      </w:r>
      <w:r w:rsidR="007228AB">
        <w:fldChar w:fldCharType="separate"/>
      </w:r>
      <w:r w:rsidR="007228AB">
        <w:rPr>
          <w:noProof/>
        </w:rPr>
        <w:t>(Davies</w:t>
      </w:r>
      <w:r w:rsidR="007228AB" w:rsidRPr="008E1AD7">
        <w:rPr>
          <w:i/>
          <w:noProof/>
        </w:rPr>
        <w:t xml:space="preserve"> et al.</w:t>
      </w:r>
      <w:r w:rsidR="007228AB">
        <w:rPr>
          <w:noProof/>
        </w:rPr>
        <w:t xml:space="preserve"> </w:t>
      </w:r>
      <w:r w:rsidR="007228AB">
        <w:rPr>
          <w:noProof/>
        </w:rPr>
        <w:lastRenderedPageBreak/>
        <w:t>2017)</w:t>
      </w:r>
      <w:r w:rsidR="007228AB">
        <w:fldChar w:fldCharType="end"/>
      </w:r>
      <w:r w:rsidR="007228AB">
        <w:t xml:space="preserve">, and drawing on protocols developed for the IMOS National Reference Stations </w:t>
      </w:r>
      <w:r w:rsidR="007228AB">
        <w:fldChar w:fldCharType="begin"/>
      </w:r>
      <w:r w:rsidR="007228AB">
        <w:instrText xml:space="preserve"> ADDIN EN.CITE &lt;EndNote&gt;&lt;Cite&gt;&lt;Author&gt;Eriksen&lt;/Author&gt;&lt;Year&gt;2019&lt;/Year&gt;&lt;IDText&gt;Australia’s long-term plankton observations: the Integrated Marine Observing System National Reference Station network&lt;/IDText&gt;&lt;DisplayText&gt;(Eriksen&lt;style face="italic"&gt; et al.&lt;/style&gt; 2019)&lt;/DisplayText&gt;&lt;record&gt;&lt;titles&gt;&lt;title&gt;Australia’s long-term plankton observations: the Integrated Marine Observing System National Reference Station network&lt;/title&gt;&lt;secondary-title&gt;Frontiers in Marine Science&lt;/secondary-title&gt;&lt;/titles&gt;&lt;pages&gt;17&lt;/pages&gt;&lt;number&gt;Article 161&lt;/number&gt;&lt;contributors&gt;&lt;authors&gt;&lt;author&gt;Eriksen, Ruth S.&lt;/author&gt;&lt;author&gt;Davies, Claire H.&lt;/author&gt;&lt;author&gt;Bonham, P.&lt;/author&gt;&lt;author&gt;Coman, Frank E.&lt;/author&gt;&lt;author&gt;Edgar, Steven&lt;/author&gt;&lt;author&gt;McEnnulty, Felicity&lt;/author&gt;&lt;author&gt;McLeod, David&lt;/author&gt;&lt;author&gt;Miller, Margaret J.&lt;/author&gt;&lt;author&gt;Rochester, Wayne&lt;/author&gt;&lt;author&gt;Slotwinski, Anita&lt;/author&gt;&lt;author&gt;Tonks, Mark L.&lt;/author&gt;&lt;author&gt;Uribe-Palomino, Julian&lt;/author&gt;&lt;author&gt;Richardson, Anthony J.&lt;/author&gt;&lt;/authors&gt;&lt;/contributors&gt;&lt;added-date format="utc"&gt;1552525962&lt;/added-date&gt;&lt;ref-type name="Journal Article"&gt;17&lt;/ref-type&gt;&lt;dates&gt;&lt;year&gt;2019&lt;/year&gt;&lt;/dates&gt;&lt;rec-number&gt;321&lt;/rec-number&gt;&lt;last-updated-date format="utc"&gt;1557453609&lt;/last-updated-date&gt;&lt;volume&gt;6&lt;/volume&gt;&lt;num-vols&gt;Best Practices in Ocean Observing&lt;/num-vols&gt;&lt;/record&gt;&lt;/Cite&gt;&lt;/EndNote&gt;</w:instrText>
      </w:r>
      <w:r w:rsidR="007228AB">
        <w:fldChar w:fldCharType="separate"/>
      </w:r>
      <w:r w:rsidR="007228AB">
        <w:rPr>
          <w:noProof/>
        </w:rPr>
        <w:t>(Eriksen</w:t>
      </w:r>
      <w:r w:rsidR="007228AB" w:rsidRPr="008E1AD7">
        <w:rPr>
          <w:i/>
          <w:noProof/>
        </w:rPr>
        <w:t xml:space="preserve"> et al.</w:t>
      </w:r>
      <w:r w:rsidR="007228AB">
        <w:rPr>
          <w:noProof/>
        </w:rPr>
        <w:t xml:space="preserve"> 2019)</w:t>
      </w:r>
      <w:r w:rsidR="007228AB">
        <w:fldChar w:fldCharType="end"/>
      </w:r>
      <w:r w:rsidR="007228AB">
        <w:t xml:space="preserve">. Taxonomic composition is determined with reference to taxonomic texts and contemporary nomenclature is verified through resources such as the World Register of Marine Species </w:t>
      </w:r>
      <w:r w:rsidR="007228AB" w:rsidRPr="00DD76E6">
        <w:rPr>
          <w:szCs w:val="24"/>
        </w:rPr>
        <w:t>(</w:t>
      </w:r>
      <w:proofErr w:type="spellStart"/>
      <w:r w:rsidR="00140DBB">
        <w:fldChar w:fldCharType="begin"/>
      </w:r>
      <w:r w:rsidR="00140DBB">
        <w:instrText xml:space="preserve"> HYPERLINK "http://www.marinespecies.org/" </w:instrText>
      </w:r>
      <w:r w:rsidR="00140DBB">
        <w:fldChar w:fldCharType="separate"/>
      </w:r>
      <w:r w:rsidR="007228AB" w:rsidRPr="00127B1E">
        <w:rPr>
          <w:rStyle w:val="Hyperlink"/>
          <w:rFonts w:cs="Calibri"/>
          <w:szCs w:val="24"/>
        </w:rPr>
        <w:t>WoRMS</w:t>
      </w:r>
      <w:proofErr w:type="spellEnd"/>
      <w:r w:rsidR="00140DBB">
        <w:rPr>
          <w:rStyle w:val="Hyperlink"/>
          <w:rFonts w:cs="Calibri"/>
          <w:szCs w:val="24"/>
        </w:rPr>
        <w:fldChar w:fldCharType="end"/>
      </w:r>
      <w:r w:rsidR="007228AB" w:rsidRPr="00DD76E6">
        <w:rPr>
          <w:szCs w:val="24"/>
        </w:rPr>
        <w:t xml:space="preserve">) and </w:t>
      </w:r>
      <w:hyperlink r:id="rId23" w:history="1">
        <w:proofErr w:type="spellStart"/>
        <w:r w:rsidR="007228AB" w:rsidRPr="00127B1E">
          <w:rPr>
            <w:rStyle w:val="Hyperlink"/>
            <w:rFonts w:cs="Calibri"/>
            <w:szCs w:val="24"/>
          </w:rPr>
          <w:t>Algaebase</w:t>
        </w:r>
        <w:proofErr w:type="spellEnd"/>
      </w:hyperlink>
      <w:r w:rsidR="007228AB">
        <w:t>.</w:t>
      </w:r>
    </w:p>
    <w:p w14:paraId="50D0D11A" w14:textId="329F407F" w:rsidR="00AA7B02" w:rsidRDefault="00AA7B02" w:rsidP="009F2084">
      <w:pPr>
        <w:pStyle w:val="BodyText"/>
        <w:rPr>
          <w:rFonts w:cs="Calibri"/>
        </w:rPr>
        <w:sectPr w:rsidR="00AA7B02">
          <w:pgSz w:w="11906" w:h="16838"/>
          <w:pgMar w:top="1134" w:right="1134" w:bottom="1134" w:left="1134" w:header="510" w:footer="624" w:gutter="0"/>
          <w:pgNumType w:start="1"/>
          <w:cols w:space="284"/>
          <w:docGrid w:linePitch="360"/>
        </w:sectPr>
      </w:pPr>
      <w:r>
        <w:rPr>
          <w:color w:val="000000" w:themeColor="text1"/>
        </w:rPr>
        <w:t xml:space="preserve">Quality Control is </w:t>
      </w:r>
      <w:r w:rsidR="009F2084">
        <w:t>applied at the sample level and includes a</w:t>
      </w:r>
      <w:r>
        <w:rPr>
          <w:color w:val="000000" w:themeColor="text1"/>
        </w:rPr>
        <w:t xml:space="preserve"> q</w:t>
      </w:r>
      <w:r>
        <w:t xml:space="preserve">uality assessment of the recovered RAS and samples. This includes the sample volume collected, data from associated sensors, </w:t>
      </w:r>
      <w:r w:rsidR="008E1AD7">
        <w:t xml:space="preserve">sample </w:t>
      </w:r>
      <w:r>
        <w:t xml:space="preserve">appearance, etc. and leads to </w:t>
      </w:r>
      <w:r w:rsidRPr="00F16CD2">
        <w:t xml:space="preserve">overall sample quality </w:t>
      </w:r>
      <w:r w:rsidR="001270B1" w:rsidRPr="00F16CD2">
        <w:t xml:space="preserve">control </w:t>
      </w:r>
      <w:r w:rsidRPr="00F16CD2">
        <w:t>flags</w:t>
      </w:r>
      <w:r w:rsidR="008E1AD7">
        <w:t xml:space="preserve"> as described for the paired nutrient samples by Davies et al </w:t>
      </w:r>
      <w:r w:rsidR="006A0491">
        <w:fldChar w:fldCharType="begin"/>
      </w:r>
      <w:r w:rsidR="006A0491">
        <w:instrText xml:space="preserve"> ADDIN EN.CITE &lt;EndNote&gt;&lt;Cite ExcludeAuth="1"&gt;&lt;Author&gt;Davies&lt;/Author&gt;&lt;Year&gt;2020&lt;/Year&gt;&lt;IDText&gt;Southern Ocean Time Series (SOTS) Quality Assessment    and Control Report,  Remote Access Sampler Sample Analysis: Macronutrient analysis&lt;/IDText&gt;&lt;DisplayText&gt;(2020)&lt;/DisplayText&gt;&lt;record&gt;&lt;contributors&gt;&lt;tertiary-authors&gt;&lt;author&gt;CSIRO, Australia&lt;/author&gt;&lt;/tertiary-authors&gt;&lt;/contributors&gt;&lt;titles&gt;&lt;title&gt;Southern Ocean Time Series (SOTS) Quality Assessment    and Control Report,  Remote Access Sampler Sample Analysis: Macronutrient analysis&lt;/title&gt;&lt;/titles&gt;&lt;number&gt;Version 1.0&lt;/number&gt;&lt;contributors&gt;&lt;authors&gt;&lt;author&gt;Davies, D.M.&lt;/author&gt;&lt;author&gt;Jansen, P.&lt;/author&gt;&lt;author&gt;Trull, T.W.&lt;/author&gt;&lt;/authors&gt;&lt;/contributors&gt;&lt;added-date format="utc"&gt;1591687160&lt;/added-date&gt;&lt;ref-type name="Report"&gt;27&lt;/ref-type&gt;&lt;dates&gt;&lt;year&gt;2020&lt;/year&gt;&lt;/dates&gt;&lt;rec-number&gt;468&lt;/rec-number&gt;&lt;last-updated-date format="utc"&gt;1592190100&lt;/last-updated-date&gt;&lt;electronic-resource-num&gt;10.26198/5e156a63a8f75     (http://dx.doi.org/    10.26198/5e156a63a8f75    )&lt;/electronic-resource-num&gt;&lt;/record&gt;&lt;/Cite&gt;&lt;/EndNote&gt;</w:instrText>
      </w:r>
      <w:r w:rsidR="006A0491">
        <w:fldChar w:fldCharType="separate"/>
      </w:r>
      <w:r w:rsidR="006A0491">
        <w:rPr>
          <w:noProof/>
        </w:rPr>
        <w:t>(2020)</w:t>
      </w:r>
      <w:r w:rsidR="006A0491">
        <w:fldChar w:fldCharType="end"/>
      </w:r>
      <w:r>
        <w:t xml:space="preserve">.  </w:t>
      </w:r>
      <w:r w:rsidR="009F2084">
        <w:t xml:space="preserve"> </w:t>
      </w:r>
      <w:r w:rsidR="009F2084" w:rsidRPr="004D3E16">
        <w:rPr>
          <w:rFonts w:asciiTheme="minorHAnsi" w:hAnsiTheme="minorHAnsi"/>
        </w:rPr>
        <w:t>Below sample level, i.e. for the taxonomic identification</w:t>
      </w:r>
      <w:r w:rsidR="009F2084">
        <w:rPr>
          <w:rFonts w:asciiTheme="minorHAnsi" w:hAnsiTheme="minorHAnsi"/>
        </w:rPr>
        <w:t xml:space="preserve"> of </w:t>
      </w:r>
      <w:r w:rsidR="0012676F">
        <w:rPr>
          <w:rFonts w:asciiTheme="minorHAnsi" w:hAnsiTheme="minorHAnsi"/>
        </w:rPr>
        <w:t>specimens</w:t>
      </w:r>
      <w:r w:rsidR="009F2084" w:rsidRPr="004D3E16">
        <w:rPr>
          <w:rFonts w:asciiTheme="minorHAnsi" w:hAnsiTheme="minorHAnsi"/>
        </w:rPr>
        <w:t xml:space="preserve">, we do not flag each record. </w:t>
      </w:r>
      <w:r w:rsidR="009F2084">
        <w:rPr>
          <w:rFonts w:asciiTheme="minorHAnsi" w:hAnsiTheme="minorHAnsi"/>
        </w:rPr>
        <w:t>However</w:t>
      </w:r>
      <w:r w:rsidR="00532194">
        <w:rPr>
          <w:rFonts w:asciiTheme="minorHAnsi" w:hAnsiTheme="minorHAnsi"/>
        </w:rPr>
        <w:t>,</w:t>
      </w:r>
      <w:r w:rsidR="009F2084" w:rsidRPr="004D3E16">
        <w:rPr>
          <w:rFonts w:asciiTheme="minorHAnsi" w:hAnsiTheme="minorHAnsi"/>
        </w:rPr>
        <w:t xml:space="preserve"> rules </w:t>
      </w:r>
      <w:r w:rsidR="009F2084">
        <w:rPr>
          <w:rFonts w:asciiTheme="minorHAnsi" w:hAnsiTheme="minorHAnsi"/>
        </w:rPr>
        <w:t xml:space="preserve">are defined </w:t>
      </w:r>
      <w:r w:rsidR="009F2084" w:rsidRPr="004D3E16">
        <w:rPr>
          <w:rFonts w:asciiTheme="minorHAnsi" w:hAnsiTheme="minorHAnsi"/>
        </w:rPr>
        <w:t xml:space="preserve">to ensure that if data exists for a specimen, then it is identified to a level at which </w:t>
      </w:r>
      <w:r w:rsidR="009F2084">
        <w:rPr>
          <w:rFonts w:asciiTheme="minorHAnsi" w:hAnsiTheme="minorHAnsi"/>
        </w:rPr>
        <w:t xml:space="preserve">the analyst is confident and will be comparable from sample to sample. </w:t>
      </w:r>
      <w:r w:rsidR="0012676F">
        <w:rPr>
          <w:rFonts w:asciiTheme="minorHAnsi" w:hAnsiTheme="minorHAnsi"/>
        </w:rPr>
        <w:t xml:space="preserve">  </w:t>
      </w:r>
      <w:r w:rsidR="0055292C">
        <w:rPr>
          <w:rFonts w:asciiTheme="minorHAnsi" w:hAnsiTheme="minorHAnsi"/>
        </w:rPr>
        <w:t>Rules and protocols</w:t>
      </w:r>
      <w:r w:rsidR="0012676F">
        <w:rPr>
          <w:rFonts w:asciiTheme="minorHAnsi" w:hAnsiTheme="minorHAnsi"/>
        </w:rPr>
        <w:t xml:space="preserve"> are based on  those developed for the IMOS National Reference Stations (documented in  Eriksen et al. </w:t>
      </w:r>
      <w:r w:rsidR="0055292C">
        <w:rPr>
          <w:rFonts w:asciiTheme="minorHAnsi" w:hAnsiTheme="minorHAnsi"/>
        </w:rPr>
        <w:t xml:space="preserve"> </w:t>
      </w:r>
      <w:r w:rsidR="0055292C">
        <w:rPr>
          <w:rFonts w:asciiTheme="minorHAnsi" w:hAnsiTheme="minorHAnsi"/>
        </w:rPr>
        <w:fldChar w:fldCharType="begin"/>
      </w:r>
      <w:r w:rsidR="0055292C">
        <w:rPr>
          <w:rFonts w:asciiTheme="minorHAnsi" w:hAnsiTheme="minorHAnsi"/>
        </w:rPr>
        <w:instrText xml:space="preserve"> ADDIN EN.CITE &lt;EndNote&gt;&lt;Cite ExcludeAuth="1"&gt;&lt;Author&gt;Eriksen&lt;/Author&gt;&lt;Year&gt;2019&lt;/Year&gt;&lt;IDText&gt;Australia’s long-term plankton observations: the Integrated Marine Observing System National Reference Station network&lt;/IDText&gt;&lt;DisplayText&gt;(2019)&lt;/DisplayText&gt;&lt;record&gt;&lt;titles&gt;&lt;title&gt;Australia’s long-term plankton observations: the Integrated Marine Observing System National Reference Station network&lt;/title&gt;&lt;secondary-title&gt;Frontiers in Marine Science&lt;/secondary-title&gt;&lt;/titles&gt;&lt;pages&gt;17&lt;/pages&gt;&lt;number&gt;Article 161&lt;/number&gt;&lt;contributors&gt;&lt;authors&gt;&lt;author&gt;Eriksen, Ruth S.&lt;/author&gt;&lt;author&gt;Davies, Claire H.&lt;/author&gt;&lt;author&gt;Bonham, P.&lt;/author&gt;&lt;author&gt;Coman, Frank E.&lt;/author&gt;&lt;author&gt;Edgar, Steven&lt;/author&gt;&lt;author&gt;McEnnulty, Felicity&lt;/author&gt;&lt;author&gt;McLeod, David&lt;/author&gt;&lt;author&gt;Miller, Margaret J.&lt;/author&gt;&lt;author&gt;Rochester, Wayne&lt;/author&gt;&lt;author&gt;Slotwinski, Anita&lt;/author&gt;&lt;author&gt;Tonks, Mark L.&lt;/author&gt;&lt;author&gt;Uribe-Palomino, Julian&lt;/author&gt;&lt;author&gt;Richardson, Anthony J.&lt;/author&gt;&lt;/authors&gt;&lt;/contributors&gt;&lt;added-date format="utc"&gt;1552525962&lt;/added-date&gt;&lt;ref-type name="Journal Article"&gt;17&lt;/ref-type&gt;&lt;dates&gt;&lt;year&gt;2019&lt;/year&gt;&lt;/dates&gt;&lt;rec-number&gt;321&lt;/rec-number&gt;&lt;last-updated-date format="utc"&gt;1557453609&lt;/last-updated-date&gt;&lt;volume&gt;6&lt;/volume&gt;&lt;num-vols&gt;Best Practices in Ocean Observing&lt;/num-vols&gt;&lt;/record&gt;&lt;/Cite&gt;&lt;/EndNote&gt;</w:instrText>
      </w:r>
      <w:r w:rsidR="0055292C">
        <w:rPr>
          <w:rFonts w:asciiTheme="minorHAnsi" w:hAnsiTheme="minorHAnsi"/>
        </w:rPr>
        <w:fldChar w:fldCharType="separate"/>
      </w:r>
      <w:r w:rsidR="0055292C">
        <w:rPr>
          <w:rFonts w:asciiTheme="minorHAnsi" w:hAnsiTheme="minorHAnsi"/>
          <w:noProof/>
        </w:rPr>
        <w:t>(2019)</w:t>
      </w:r>
      <w:r w:rsidR="0055292C">
        <w:rPr>
          <w:rFonts w:asciiTheme="minorHAnsi" w:hAnsiTheme="minorHAnsi"/>
        </w:rPr>
        <w:fldChar w:fldCharType="end"/>
      </w:r>
      <w:r w:rsidR="0055292C">
        <w:rPr>
          <w:rFonts w:asciiTheme="minorHAnsi" w:hAnsiTheme="minorHAnsi"/>
        </w:rPr>
        <w:t>).</w:t>
      </w:r>
    </w:p>
    <w:p w14:paraId="7438F589" w14:textId="1A9E9542" w:rsidR="00E95C81" w:rsidRDefault="00E95C81">
      <w:pPr>
        <w:spacing w:line="276" w:lineRule="auto"/>
        <w:jc w:val="both"/>
        <w:rPr>
          <w:rFonts w:cs="Calibri"/>
          <w:szCs w:val="22"/>
        </w:rPr>
      </w:pPr>
    </w:p>
    <w:p w14:paraId="2BB33D88" w14:textId="4EB3B653" w:rsidR="006D6D4E" w:rsidRDefault="006D6D4E" w:rsidP="006D6D4E">
      <w:pPr>
        <w:pStyle w:val="Caption"/>
      </w:pPr>
      <w:bookmarkStart w:id="41" w:name="_Ref42593494"/>
      <w:bookmarkStart w:id="42" w:name="_Ref42593483"/>
      <w:bookmarkStart w:id="43" w:name="_Toc44707354"/>
      <w:r>
        <w:t xml:space="preserve">Table </w:t>
      </w:r>
      <w:r w:rsidR="00A659FD">
        <w:fldChar w:fldCharType="begin"/>
      </w:r>
      <w:r w:rsidR="00A659FD">
        <w:instrText xml:space="preserve"> SEQ Table \* ARABIC </w:instrText>
      </w:r>
      <w:r w:rsidR="00A659FD">
        <w:fldChar w:fldCharType="separate"/>
      </w:r>
      <w:r w:rsidR="006C507F">
        <w:rPr>
          <w:noProof/>
        </w:rPr>
        <w:t>1</w:t>
      </w:r>
      <w:r w:rsidR="00A659FD">
        <w:rPr>
          <w:noProof/>
        </w:rPr>
        <w:fldChar w:fldCharType="end"/>
      </w:r>
      <w:bookmarkEnd w:id="41"/>
      <w:r>
        <w:t xml:space="preserve">. </w:t>
      </w:r>
      <w:r w:rsidR="00D7345E">
        <w:t xml:space="preserve">McLane </w:t>
      </w:r>
      <w:r w:rsidR="00E95C81">
        <w:t>RAS sampler deployments</w:t>
      </w:r>
      <w:r w:rsidR="00D7345E">
        <w:t xml:space="preserve"> summary for the period 2009 - 2018</w:t>
      </w:r>
      <w:r w:rsidR="00875F9D">
        <w:t xml:space="preserve">. </w:t>
      </w:r>
      <w:r w:rsidR="001270B1">
        <w:t>S</w:t>
      </w:r>
      <w:r w:rsidR="00875F9D">
        <w:t xml:space="preserve">amples </w:t>
      </w:r>
      <w:r w:rsidR="001270B1">
        <w:t>were collected in</w:t>
      </w:r>
      <w:r w:rsidR="00875F9D">
        <w:t xml:space="preserve"> </w:t>
      </w:r>
      <w:r w:rsidR="001270B1">
        <w:t xml:space="preserve">pairs one hour apart </w:t>
      </w:r>
      <w:r w:rsidR="00875F9D">
        <w:t>(1 for nutrients, 1 for phytoplankton</w:t>
      </w:r>
      <w:r w:rsidR="008D3579">
        <w:t xml:space="preserve">) on each </w:t>
      </w:r>
      <w:r w:rsidR="00040AC6">
        <w:t xml:space="preserve">sampling </w:t>
      </w:r>
      <w:r w:rsidR="001270B1">
        <w:t>date</w:t>
      </w:r>
      <w:r w:rsidR="001E2402">
        <w:t>.</w:t>
      </w:r>
      <w:bookmarkEnd w:id="42"/>
      <w:bookmarkEnd w:id="43"/>
      <w:r w:rsidR="001E2402">
        <w:t xml:space="preserve"> </w:t>
      </w:r>
    </w:p>
    <w:tbl>
      <w:tblPr>
        <w:tblStyle w:val="PlainTable3"/>
        <w:tblW w:w="13156" w:type="dxa"/>
        <w:tblLayout w:type="fixed"/>
        <w:tblLook w:val="04A0" w:firstRow="1" w:lastRow="0" w:firstColumn="1" w:lastColumn="0" w:noHBand="0" w:noVBand="1"/>
      </w:tblPr>
      <w:tblGrid>
        <w:gridCol w:w="851"/>
        <w:gridCol w:w="1246"/>
        <w:gridCol w:w="1305"/>
        <w:gridCol w:w="1134"/>
        <w:gridCol w:w="1163"/>
        <w:gridCol w:w="1247"/>
        <w:gridCol w:w="1417"/>
        <w:gridCol w:w="824"/>
        <w:gridCol w:w="1134"/>
        <w:gridCol w:w="1276"/>
        <w:gridCol w:w="1559"/>
      </w:tblGrid>
      <w:tr w:rsidR="0078736C" w14:paraId="55E418A5" w14:textId="7D92D0F0" w:rsidTr="0078736C">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851" w:type="dxa"/>
          </w:tcPr>
          <w:p w14:paraId="164C4B39" w14:textId="77777777" w:rsidR="0078736C" w:rsidRDefault="0078736C">
            <w:pPr>
              <w:spacing w:line="276" w:lineRule="auto"/>
              <w:jc w:val="center"/>
              <w:rPr>
                <w:rFonts w:cs="Calibri"/>
                <w:sz w:val="20"/>
                <w:szCs w:val="20"/>
              </w:rPr>
            </w:pPr>
            <w:r>
              <w:rPr>
                <w:color w:val="000000"/>
                <w:sz w:val="20"/>
                <w:szCs w:val="20"/>
              </w:rPr>
              <w:t>S</w:t>
            </w:r>
            <w:r>
              <w:rPr>
                <w:caps w:val="0"/>
                <w:color w:val="000000"/>
                <w:sz w:val="20"/>
                <w:szCs w:val="20"/>
              </w:rPr>
              <w:t>ite</w:t>
            </w:r>
          </w:p>
        </w:tc>
        <w:tc>
          <w:tcPr>
            <w:tcW w:w="1246" w:type="dxa"/>
          </w:tcPr>
          <w:p w14:paraId="07EE81C2" w14:textId="61B5B962"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Mooring design</w:t>
            </w:r>
          </w:p>
        </w:tc>
        <w:tc>
          <w:tcPr>
            <w:tcW w:w="1305" w:type="dxa"/>
          </w:tcPr>
          <w:p w14:paraId="22733049" w14:textId="3BEFB73D"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caps w:val="0"/>
                <w:color w:val="000000"/>
                <w:sz w:val="20"/>
                <w:szCs w:val="20"/>
              </w:rPr>
            </w:pPr>
            <w:r>
              <w:rPr>
                <w:caps w:val="0"/>
                <w:color w:val="000000"/>
                <w:sz w:val="20"/>
                <w:szCs w:val="20"/>
              </w:rPr>
              <w:t>Deployment year</w:t>
            </w:r>
          </w:p>
        </w:tc>
        <w:tc>
          <w:tcPr>
            <w:tcW w:w="1134" w:type="dxa"/>
          </w:tcPr>
          <w:p w14:paraId="63F49DDB" w14:textId="20C50E4C"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Pr>
                <w:caps w:val="0"/>
                <w:color w:val="000000"/>
                <w:sz w:val="20"/>
                <w:szCs w:val="20"/>
              </w:rPr>
              <w:t>Latitude</w:t>
            </w:r>
          </w:p>
          <w:p w14:paraId="3A58C51B" w14:textId="0E6D0D22"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(d</w:t>
            </w:r>
            <w:r>
              <w:rPr>
                <w:rFonts w:cs="Calibri"/>
                <w:caps w:val="0"/>
                <w:sz w:val="20"/>
                <w:szCs w:val="20"/>
              </w:rPr>
              <w:t>ecimal degrees)</w:t>
            </w:r>
          </w:p>
        </w:tc>
        <w:tc>
          <w:tcPr>
            <w:tcW w:w="1163" w:type="dxa"/>
          </w:tcPr>
          <w:p w14:paraId="7A8E81E2" w14:textId="5F5DF07E"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Pr>
                <w:caps w:val="0"/>
                <w:color w:val="000000"/>
                <w:sz w:val="20"/>
                <w:szCs w:val="20"/>
              </w:rPr>
              <w:t>Longitude</w:t>
            </w:r>
          </w:p>
          <w:p w14:paraId="4819BC94" w14:textId="089D9145"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(d</w:t>
            </w:r>
            <w:r>
              <w:rPr>
                <w:rFonts w:cs="Calibri"/>
                <w:caps w:val="0"/>
                <w:sz w:val="20"/>
                <w:szCs w:val="20"/>
              </w:rPr>
              <w:t>ecimal degrees)</w:t>
            </w:r>
          </w:p>
        </w:tc>
        <w:tc>
          <w:tcPr>
            <w:tcW w:w="1247" w:type="dxa"/>
          </w:tcPr>
          <w:p w14:paraId="1E644ED0" w14:textId="07904BDA" w:rsidR="0078736C" w:rsidRDefault="001270B1">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 xml:space="preserve">UTC </w:t>
            </w:r>
            <w:r w:rsidR="0078736C">
              <w:rPr>
                <w:caps w:val="0"/>
                <w:color w:val="000000"/>
                <w:sz w:val="20"/>
                <w:szCs w:val="20"/>
              </w:rPr>
              <w:t>Date deployed</w:t>
            </w:r>
          </w:p>
        </w:tc>
        <w:tc>
          <w:tcPr>
            <w:tcW w:w="1417" w:type="dxa"/>
          </w:tcPr>
          <w:p w14:paraId="09303B43" w14:textId="5C715D57" w:rsidR="0078736C" w:rsidRDefault="001270B1">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 xml:space="preserve">UTC </w:t>
            </w:r>
            <w:r w:rsidR="0078736C">
              <w:rPr>
                <w:caps w:val="0"/>
                <w:color w:val="000000"/>
                <w:sz w:val="20"/>
                <w:szCs w:val="20"/>
              </w:rPr>
              <w:t>Date recovered</w:t>
            </w:r>
          </w:p>
        </w:tc>
        <w:tc>
          <w:tcPr>
            <w:tcW w:w="824" w:type="dxa"/>
          </w:tcPr>
          <w:p w14:paraId="1A5E2793" w14:textId="42072988"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Depth (m)</w:t>
            </w:r>
          </w:p>
        </w:tc>
        <w:tc>
          <w:tcPr>
            <w:tcW w:w="1134" w:type="dxa"/>
          </w:tcPr>
          <w:p w14:paraId="2920E8A7" w14:textId="59B6732A" w:rsidR="0078736C" w:rsidRDefault="00354972" w:rsidP="008F180E">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 xml:space="preserve">RAS </w:t>
            </w:r>
            <w:r w:rsidR="001270B1">
              <w:rPr>
                <w:caps w:val="0"/>
                <w:color w:val="000000"/>
                <w:sz w:val="20"/>
                <w:szCs w:val="20"/>
              </w:rPr>
              <w:t xml:space="preserve">serial </w:t>
            </w:r>
            <w:r w:rsidR="008F180E">
              <w:rPr>
                <w:caps w:val="0"/>
                <w:color w:val="000000"/>
                <w:sz w:val="20"/>
                <w:szCs w:val="20"/>
              </w:rPr>
              <w:t>number</w:t>
            </w:r>
          </w:p>
        </w:tc>
        <w:tc>
          <w:tcPr>
            <w:tcW w:w="1276" w:type="dxa"/>
          </w:tcPr>
          <w:p w14:paraId="6E8A159F" w14:textId="54CA009A"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rFonts w:cs="Calibri"/>
                <w:caps w:val="0"/>
                <w:sz w:val="20"/>
                <w:szCs w:val="20"/>
              </w:rPr>
              <w:t>Total samples</w:t>
            </w:r>
          </w:p>
          <w:p w14:paraId="426C757D" w14:textId="1050B064"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rFonts w:cs="Calibri"/>
                <w:caps w:val="0"/>
                <w:sz w:val="20"/>
                <w:szCs w:val="20"/>
              </w:rPr>
              <w:t>returned</w:t>
            </w:r>
          </w:p>
        </w:tc>
        <w:tc>
          <w:tcPr>
            <w:tcW w:w="1559" w:type="dxa"/>
          </w:tcPr>
          <w:p w14:paraId="04668B97" w14:textId="465F411C" w:rsidR="0078736C" w:rsidRDefault="0078736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rFonts w:cs="Calibri"/>
                <w:caps w:val="0"/>
                <w:sz w:val="20"/>
                <w:szCs w:val="20"/>
              </w:rPr>
              <w:t>Phytoplankton samples returned</w:t>
            </w:r>
          </w:p>
        </w:tc>
      </w:tr>
      <w:tr w:rsidR="0078736C" w14:paraId="6625E448" w14:textId="6D05D1D5" w:rsidTr="007873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2A9262C9" w14:textId="77777777" w:rsidR="0078736C" w:rsidRDefault="0078736C">
            <w:pPr>
              <w:jc w:val="center"/>
              <w:rPr>
                <w:rFonts w:cs="Calibri"/>
                <w:sz w:val="20"/>
                <w:szCs w:val="20"/>
              </w:rPr>
            </w:pPr>
            <w:r>
              <w:rPr>
                <w:rFonts w:cs="Calibri"/>
                <w:sz w:val="20"/>
                <w:szCs w:val="20"/>
              </w:rPr>
              <w:t>Pulse</w:t>
            </w:r>
          </w:p>
        </w:tc>
        <w:tc>
          <w:tcPr>
            <w:tcW w:w="1246" w:type="dxa"/>
          </w:tcPr>
          <w:p w14:paraId="4CE481A0" w14:textId="35CD137C"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Pr>
                <w:rFonts w:cs="Calibri"/>
                <w:color w:val="000000"/>
                <w:sz w:val="20"/>
                <w:szCs w:val="20"/>
              </w:rPr>
              <w:t>Pulse-6</w:t>
            </w:r>
          </w:p>
          <w:p w14:paraId="754DB156"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5CA52641" w14:textId="4A52AB93"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2009</w:t>
            </w:r>
          </w:p>
        </w:tc>
        <w:tc>
          <w:tcPr>
            <w:tcW w:w="1134" w:type="dxa"/>
          </w:tcPr>
          <w:p w14:paraId="409924C2" w14:textId="3810193E"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-46.3224</w:t>
            </w:r>
          </w:p>
          <w:p w14:paraId="4E23EB56"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163" w:type="dxa"/>
          </w:tcPr>
          <w:p w14:paraId="5308194F"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140.6776</w:t>
            </w:r>
          </w:p>
          <w:p w14:paraId="78BFC815"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47" w:type="dxa"/>
          </w:tcPr>
          <w:p w14:paraId="706BCC68"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2009-09-28</w:t>
            </w:r>
          </w:p>
          <w:p w14:paraId="728D9881"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417" w:type="dxa"/>
          </w:tcPr>
          <w:p w14:paraId="3D208E44"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2010-03-18</w:t>
            </w:r>
          </w:p>
          <w:p w14:paraId="24FE94DB"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824" w:type="dxa"/>
          </w:tcPr>
          <w:p w14:paraId="55A15A57"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32</w:t>
            </w:r>
          </w:p>
        </w:tc>
        <w:tc>
          <w:tcPr>
            <w:tcW w:w="1134" w:type="dxa"/>
          </w:tcPr>
          <w:p w14:paraId="2A13B212"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Pr>
                <w:rFonts w:cs="Calibri"/>
                <w:color w:val="000000"/>
                <w:sz w:val="20"/>
                <w:szCs w:val="20"/>
              </w:rPr>
              <w:t>11906-01</w:t>
            </w:r>
          </w:p>
          <w:p w14:paraId="50A316AF"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76" w:type="dxa"/>
          </w:tcPr>
          <w:p w14:paraId="1BAA0F9E"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48</w:t>
            </w:r>
          </w:p>
        </w:tc>
        <w:tc>
          <w:tcPr>
            <w:tcW w:w="1559" w:type="dxa"/>
          </w:tcPr>
          <w:p w14:paraId="134FB824" w14:textId="62B3CE2A"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24</w:t>
            </w:r>
          </w:p>
        </w:tc>
      </w:tr>
      <w:tr w:rsidR="0078736C" w14:paraId="51070B6F" w14:textId="7457F5F2" w:rsidTr="0078736C">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56B38DB9" w14:textId="77777777" w:rsidR="0078736C" w:rsidRDefault="0078736C">
            <w:pPr>
              <w:jc w:val="center"/>
              <w:rPr>
                <w:rFonts w:cs="Calibri"/>
                <w:sz w:val="20"/>
                <w:szCs w:val="20"/>
              </w:rPr>
            </w:pPr>
            <w:r>
              <w:rPr>
                <w:rFonts w:cs="Calibri"/>
                <w:sz w:val="20"/>
                <w:szCs w:val="20"/>
              </w:rPr>
              <w:t>Pulse</w:t>
            </w:r>
          </w:p>
        </w:tc>
        <w:tc>
          <w:tcPr>
            <w:tcW w:w="1246" w:type="dxa"/>
          </w:tcPr>
          <w:p w14:paraId="4150DDCE" w14:textId="5FBBF502"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Pr>
                <w:rFonts w:cs="Calibri"/>
                <w:color w:val="000000"/>
                <w:sz w:val="20"/>
                <w:szCs w:val="20"/>
              </w:rPr>
              <w:t>Pulse-7</w:t>
            </w:r>
          </w:p>
          <w:p w14:paraId="5659FB61"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305" w:type="dxa"/>
          </w:tcPr>
          <w:p w14:paraId="5427C5C6" w14:textId="46A838FF"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2010</w:t>
            </w:r>
          </w:p>
        </w:tc>
        <w:tc>
          <w:tcPr>
            <w:tcW w:w="1134" w:type="dxa"/>
          </w:tcPr>
          <w:p w14:paraId="550DA662" w14:textId="46B9776F"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-46.9347</w:t>
            </w:r>
          </w:p>
          <w:p w14:paraId="07B4D7E5"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163" w:type="dxa"/>
          </w:tcPr>
          <w:p w14:paraId="3FCB1AF2"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142.2583</w:t>
            </w:r>
          </w:p>
          <w:p w14:paraId="6DD59CF0"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47" w:type="dxa"/>
          </w:tcPr>
          <w:p w14:paraId="36F29A06"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2010-09-12</w:t>
            </w:r>
          </w:p>
          <w:p w14:paraId="140BB552"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417" w:type="dxa"/>
          </w:tcPr>
          <w:p w14:paraId="2037B5CD"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2011-04-17</w:t>
            </w:r>
          </w:p>
          <w:p w14:paraId="144636FE"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824" w:type="dxa"/>
          </w:tcPr>
          <w:p w14:paraId="64B8669E"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31</w:t>
            </w:r>
          </w:p>
        </w:tc>
        <w:tc>
          <w:tcPr>
            <w:tcW w:w="1134" w:type="dxa"/>
          </w:tcPr>
          <w:p w14:paraId="1145AC05" w14:textId="77777777" w:rsidR="0078736C" w:rsidRDefault="0078736C" w:rsidP="008F180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Pr>
                <w:rFonts w:cs="Calibri"/>
                <w:color w:val="000000"/>
                <w:sz w:val="20"/>
                <w:szCs w:val="20"/>
              </w:rPr>
              <w:t>11906-01</w:t>
            </w:r>
          </w:p>
          <w:p w14:paraId="38E4EF85" w14:textId="77777777" w:rsidR="0078736C" w:rsidRDefault="0078736C" w:rsidP="008F180E">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76" w:type="dxa"/>
          </w:tcPr>
          <w:p w14:paraId="41C58188"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48</w:t>
            </w:r>
          </w:p>
        </w:tc>
        <w:tc>
          <w:tcPr>
            <w:tcW w:w="1559" w:type="dxa"/>
          </w:tcPr>
          <w:p w14:paraId="6D833FF2" w14:textId="3CB0F29F"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24</w:t>
            </w:r>
          </w:p>
        </w:tc>
      </w:tr>
      <w:tr w:rsidR="0078736C" w14:paraId="09A3296E" w14:textId="5F390AA4" w:rsidTr="007873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164E70AD" w14:textId="77777777" w:rsidR="0078736C" w:rsidRDefault="0078736C">
            <w:pPr>
              <w:jc w:val="center"/>
              <w:rPr>
                <w:rFonts w:cs="Calibri"/>
                <w:sz w:val="20"/>
                <w:szCs w:val="20"/>
              </w:rPr>
            </w:pPr>
            <w:r>
              <w:rPr>
                <w:rFonts w:cs="Calibri"/>
                <w:sz w:val="20"/>
                <w:szCs w:val="20"/>
              </w:rPr>
              <w:t>Pulse</w:t>
            </w:r>
          </w:p>
        </w:tc>
        <w:tc>
          <w:tcPr>
            <w:tcW w:w="1246" w:type="dxa"/>
          </w:tcPr>
          <w:p w14:paraId="5A455E09" w14:textId="3582F3CD"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Pulse-8</w:t>
            </w:r>
          </w:p>
          <w:p w14:paraId="32355A29"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35360788" w14:textId="5588353C"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2011</w:t>
            </w:r>
          </w:p>
        </w:tc>
        <w:tc>
          <w:tcPr>
            <w:tcW w:w="1134" w:type="dxa"/>
          </w:tcPr>
          <w:p w14:paraId="43D09709" w14:textId="14DB1EB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-46.9295</w:t>
            </w:r>
          </w:p>
          <w:p w14:paraId="343EFA54"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163" w:type="dxa"/>
          </w:tcPr>
          <w:p w14:paraId="6F163BFC"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142.2147</w:t>
            </w:r>
          </w:p>
          <w:p w14:paraId="430819B9"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47" w:type="dxa"/>
          </w:tcPr>
          <w:p w14:paraId="28CFACB1"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2011-08-03</w:t>
            </w:r>
          </w:p>
          <w:p w14:paraId="4220DE03"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417" w:type="dxa"/>
          </w:tcPr>
          <w:p w14:paraId="01F1FF85"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2012-07-19</w:t>
            </w:r>
          </w:p>
          <w:p w14:paraId="3BE45068"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824" w:type="dxa"/>
          </w:tcPr>
          <w:p w14:paraId="40ED7D60"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34</w:t>
            </w:r>
          </w:p>
        </w:tc>
        <w:tc>
          <w:tcPr>
            <w:tcW w:w="1134" w:type="dxa"/>
          </w:tcPr>
          <w:p w14:paraId="71EFA350"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Pr>
                <w:rFonts w:cs="Calibri"/>
                <w:color w:val="000000"/>
                <w:sz w:val="20"/>
                <w:szCs w:val="20"/>
              </w:rPr>
              <w:t>11906-01</w:t>
            </w:r>
          </w:p>
          <w:p w14:paraId="1159334B"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76" w:type="dxa"/>
          </w:tcPr>
          <w:p w14:paraId="26118835"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48</w:t>
            </w:r>
          </w:p>
        </w:tc>
        <w:tc>
          <w:tcPr>
            <w:tcW w:w="1559" w:type="dxa"/>
          </w:tcPr>
          <w:p w14:paraId="2A5A2CCA" w14:textId="3DDA01DB"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24</w:t>
            </w:r>
          </w:p>
        </w:tc>
      </w:tr>
      <w:tr w:rsidR="0078736C" w14:paraId="42EB500C" w14:textId="60751AD8" w:rsidTr="0078736C">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53792213" w14:textId="77777777" w:rsidR="0078736C" w:rsidRDefault="0078736C">
            <w:pPr>
              <w:jc w:val="center"/>
              <w:rPr>
                <w:rFonts w:cs="Calibri"/>
                <w:sz w:val="20"/>
                <w:szCs w:val="20"/>
              </w:rPr>
            </w:pPr>
            <w:r>
              <w:rPr>
                <w:rFonts w:cs="Calibri"/>
                <w:sz w:val="20"/>
                <w:szCs w:val="20"/>
              </w:rPr>
              <w:t>Pulse</w:t>
            </w:r>
          </w:p>
        </w:tc>
        <w:tc>
          <w:tcPr>
            <w:tcW w:w="1246" w:type="dxa"/>
          </w:tcPr>
          <w:p w14:paraId="691D06D2" w14:textId="63161410"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Pulse-9</w:t>
            </w:r>
          </w:p>
          <w:p w14:paraId="199B90EA"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305" w:type="dxa"/>
          </w:tcPr>
          <w:p w14:paraId="4636CAF1" w14:textId="0028ECE9"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2012</w:t>
            </w:r>
          </w:p>
        </w:tc>
        <w:tc>
          <w:tcPr>
            <w:tcW w:w="1134" w:type="dxa"/>
          </w:tcPr>
          <w:p w14:paraId="001326B2" w14:textId="74CBB6F5"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-46.8493</w:t>
            </w:r>
          </w:p>
          <w:p w14:paraId="79C02B4A"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163" w:type="dxa"/>
          </w:tcPr>
          <w:p w14:paraId="5C49B1AA"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142.3986</w:t>
            </w:r>
          </w:p>
          <w:p w14:paraId="1231B116"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47" w:type="dxa"/>
          </w:tcPr>
          <w:p w14:paraId="176342CE"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2012-07-17</w:t>
            </w:r>
          </w:p>
          <w:p w14:paraId="560699F3"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417" w:type="dxa"/>
          </w:tcPr>
          <w:p w14:paraId="564CD332"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2013-05-05</w:t>
            </w:r>
          </w:p>
          <w:p w14:paraId="5C4F0FC9"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824" w:type="dxa"/>
          </w:tcPr>
          <w:p w14:paraId="601D7E11"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38</w:t>
            </w:r>
          </w:p>
        </w:tc>
        <w:tc>
          <w:tcPr>
            <w:tcW w:w="1134" w:type="dxa"/>
          </w:tcPr>
          <w:p w14:paraId="16040607" w14:textId="77777777" w:rsidR="003850E8" w:rsidRDefault="003850E8" w:rsidP="008F180E">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12709-01</w:t>
            </w:r>
          </w:p>
          <w:p w14:paraId="778A2C09" w14:textId="77777777" w:rsidR="0078736C" w:rsidRDefault="0078736C" w:rsidP="008F180E">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76" w:type="dxa"/>
          </w:tcPr>
          <w:p w14:paraId="0AC8582C"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32</w:t>
            </w:r>
          </w:p>
        </w:tc>
        <w:tc>
          <w:tcPr>
            <w:tcW w:w="1559" w:type="dxa"/>
          </w:tcPr>
          <w:p w14:paraId="0793CC07" w14:textId="01ACDD5F"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16</w:t>
            </w:r>
          </w:p>
        </w:tc>
      </w:tr>
      <w:tr w:rsidR="0078736C" w14:paraId="78D2E7C2" w14:textId="4C06F02D" w:rsidTr="007873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586AC1D0" w14:textId="77777777" w:rsidR="0078736C" w:rsidRDefault="0078736C">
            <w:pPr>
              <w:jc w:val="center"/>
              <w:rPr>
                <w:rFonts w:cs="Calibri"/>
                <w:sz w:val="20"/>
                <w:szCs w:val="20"/>
              </w:rPr>
            </w:pPr>
            <w:r>
              <w:rPr>
                <w:rFonts w:cs="Calibri"/>
                <w:sz w:val="20"/>
                <w:szCs w:val="20"/>
              </w:rPr>
              <w:t>Pulse</w:t>
            </w:r>
          </w:p>
        </w:tc>
        <w:tc>
          <w:tcPr>
            <w:tcW w:w="1246" w:type="dxa"/>
          </w:tcPr>
          <w:p w14:paraId="129A2028" w14:textId="5B40DD26"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Pulse-10</w:t>
            </w:r>
          </w:p>
          <w:p w14:paraId="3DD05EF8"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0A2C2936" w14:textId="22ACF0C9"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2013</w:t>
            </w:r>
          </w:p>
        </w:tc>
        <w:tc>
          <w:tcPr>
            <w:tcW w:w="1134" w:type="dxa"/>
          </w:tcPr>
          <w:p w14:paraId="7DD83206" w14:textId="3F1455CB"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-46.9378</w:t>
            </w:r>
          </w:p>
          <w:p w14:paraId="6A03F987"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163" w:type="dxa"/>
          </w:tcPr>
          <w:p w14:paraId="358898DE"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142.2847</w:t>
            </w:r>
          </w:p>
          <w:p w14:paraId="545D5AE8"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47" w:type="dxa"/>
          </w:tcPr>
          <w:p w14:paraId="1C756374"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2013-05-07</w:t>
            </w:r>
          </w:p>
          <w:p w14:paraId="5E752591"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417" w:type="dxa"/>
          </w:tcPr>
          <w:p w14:paraId="4F2F1001"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2013-10-13</w:t>
            </w:r>
          </w:p>
          <w:p w14:paraId="5B85D885"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824" w:type="dxa"/>
          </w:tcPr>
          <w:p w14:paraId="38D03E35"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28</w:t>
            </w:r>
          </w:p>
        </w:tc>
        <w:tc>
          <w:tcPr>
            <w:tcW w:w="1134" w:type="dxa"/>
          </w:tcPr>
          <w:p w14:paraId="27EF5391"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Pr>
                <w:rFonts w:cs="Calibri"/>
                <w:color w:val="000000"/>
                <w:sz w:val="20"/>
                <w:szCs w:val="20"/>
              </w:rPr>
              <w:t>11906-01</w:t>
            </w:r>
          </w:p>
          <w:p w14:paraId="2365B320"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76" w:type="dxa"/>
          </w:tcPr>
          <w:p w14:paraId="0F95971D"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22</w:t>
            </w:r>
          </w:p>
        </w:tc>
        <w:tc>
          <w:tcPr>
            <w:tcW w:w="1559" w:type="dxa"/>
          </w:tcPr>
          <w:p w14:paraId="4138BAB3" w14:textId="47048BD3"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11</w:t>
            </w:r>
          </w:p>
        </w:tc>
      </w:tr>
      <w:tr w:rsidR="0078736C" w14:paraId="7A7E3817" w14:textId="385F4264" w:rsidTr="0078736C">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4E11EE78" w14:textId="77777777" w:rsidR="0078736C" w:rsidRDefault="0078736C">
            <w:pPr>
              <w:jc w:val="center"/>
              <w:rPr>
                <w:rFonts w:cs="Calibri"/>
                <w:sz w:val="20"/>
                <w:szCs w:val="20"/>
              </w:rPr>
            </w:pPr>
            <w:r>
              <w:rPr>
                <w:rFonts w:cs="Calibri"/>
                <w:sz w:val="20"/>
                <w:szCs w:val="20"/>
              </w:rPr>
              <w:t>Pulse</w:t>
            </w:r>
          </w:p>
        </w:tc>
        <w:tc>
          <w:tcPr>
            <w:tcW w:w="1246" w:type="dxa"/>
          </w:tcPr>
          <w:p w14:paraId="20F64823" w14:textId="4DF2943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Pulse-11</w:t>
            </w:r>
          </w:p>
          <w:p w14:paraId="233A38B0"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305" w:type="dxa"/>
          </w:tcPr>
          <w:p w14:paraId="368610D2" w14:textId="1854D02B"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2015</w:t>
            </w:r>
          </w:p>
        </w:tc>
        <w:tc>
          <w:tcPr>
            <w:tcW w:w="1134" w:type="dxa"/>
          </w:tcPr>
          <w:p w14:paraId="0B9D86D7" w14:textId="5B35B5A3"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-46.9405</w:t>
            </w:r>
          </w:p>
          <w:p w14:paraId="354AA3D9"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163" w:type="dxa"/>
          </w:tcPr>
          <w:p w14:paraId="0B7C8916"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142.3262</w:t>
            </w:r>
          </w:p>
          <w:p w14:paraId="43A3CEE2"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47" w:type="dxa"/>
          </w:tcPr>
          <w:p w14:paraId="7E448F49"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2015-03-25</w:t>
            </w:r>
          </w:p>
          <w:p w14:paraId="2739E5E6"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417" w:type="dxa"/>
          </w:tcPr>
          <w:p w14:paraId="73355E20"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2016-03-19</w:t>
            </w:r>
          </w:p>
          <w:p w14:paraId="6168ECF5"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824" w:type="dxa"/>
          </w:tcPr>
          <w:p w14:paraId="11574C3F"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28</w:t>
            </w:r>
          </w:p>
        </w:tc>
        <w:tc>
          <w:tcPr>
            <w:tcW w:w="1134" w:type="dxa"/>
          </w:tcPr>
          <w:p w14:paraId="5D14CD2C" w14:textId="77777777" w:rsidR="0078736C" w:rsidRDefault="0078736C" w:rsidP="008F180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Pr>
                <w:rFonts w:cs="Calibri"/>
                <w:color w:val="000000"/>
                <w:sz w:val="20"/>
                <w:szCs w:val="20"/>
              </w:rPr>
              <w:t>11906-01</w:t>
            </w:r>
          </w:p>
          <w:p w14:paraId="02100B59" w14:textId="77777777" w:rsidR="0078736C" w:rsidRDefault="0078736C" w:rsidP="008F180E">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76" w:type="dxa"/>
          </w:tcPr>
          <w:p w14:paraId="3C8FFA33"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48</w:t>
            </w:r>
          </w:p>
        </w:tc>
        <w:tc>
          <w:tcPr>
            <w:tcW w:w="1559" w:type="dxa"/>
          </w:tcPr>
          <w:p w14:paraId="3982B63E" w14:textId="0E32B0D4"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24</w:t>
            </w:r>
          </w:p>
        </w:tc>
      </w:tr>
      <w:tr w:rsidR="0078736C" w14:paraId="5150BC82" w14:textId="6696400A" w:rsidTr="007873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573AB8B9" w14:textId="77777777" w:rsidR="0078736C" w:rsidRDefault="0078736C">
            <w:pPr>
              <w:jc w:val="center"/>
              <w:rPr>
                <w:rFonts w:cs="Calibri"/>
                <w:sz w:val="20"/>
                <w:szCs w:val="20"/>
              </w:rPr>
            </w:pPr>
            <w:r>
              <w:rPr>
                <w:rFonts w:cs="Calibri"/>
                <w:sz w:val="20"/>
                <w:szCs w:val="20"/>
              </w:rPr>
              <w:t>SOFS</w:t>
            </w:r>
          </w:p>
        </w:tc>
        <w:tc>
          <w:tcPr>
            <w:tcW w:w="1246" w:type="dxa"/>
          </w:tcPr>
          <w:p w14:paraId="02CD807B" w14:textId="0243154E"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FluxPulse-1</w:t>
            </w:r>
          </w:p>
          <w:p w14:paraId="20C6980C"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47A39B13" w14:textId="35D99EF4"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2016</w:t>
            </w:r>
          </w:p>
        </w:tc>
        <w:tc>
          <w:tcPr>
            <w:tcW w:w="1134" w:type="dxa"/>
          </w:tcPr>
          <w:p w14:paraId="7DC3C206" w14:textId="504023A0"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-46.7240</w:t>
            </w:r>
          </w:p>
          <w:p w14:paraId="59F763D4"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163" w:type="dxa"/>
          </w:tcPr>
          <w:p w14:paraId="02BD9B67"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141.9297</w:t>
            </w:r>
          </w:p>
          <w:p w14:paraId="3EFF7AA9"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47" w:type="dxa"/>
          </w:tcPr>
          <w:p w14:paraId="6A1180BB"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2016-03-16</w:t>
            </w:r>
          </w:p>
          <w:p w14:paraId="3C8486E3"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417" w:type="dxa"/>
          </w:tcPr>
          <w:p w14:paraId="43377D18"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2016-06-23</w:t>
            </w:r>
          </w:p>
          <w:p w14:paraId="42C6D843"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824" w:type="dxa"/>
          </w:tcPr>
          <w:p w14:paraId="6163544F"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30</w:t>
            </w:r>
          </w:p>
        </w:tc>
        <w:tc>
          <w:tcPr>
            <w:tcW w:w="1134" w:type="dxa"/>
          </w:tcPr>
          <w:p w14:paraId="127462EE" w14:textId="77777777" w:rsidR="003850E8" w:rsidRDefault="003850E8" w:rsidP="008F180E">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12709-01</w:t>
            </w:r>
          </w:p>
          <w:p w14:paraId="19567479"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76" w:type="dxa"/>
          </w:tcPr>
          <w:p w14:paraId="24BF1336"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0</w:t>
            </w:r>
          </w:p>
        </w:tc>
        <w:tc>
          <w:tcPr>
            <w:tcW w:w="1559" w:type="dxa"/>
          </w:tcPr>
          <w:p w14:paraId="2D239F78" w14:textId="3BB841E9"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0</w:t>
            </w:r>
          </w:p>
        </w:tc>
      </w:tr>
      <w:tr w:rsidR="0078736C" w14:paraId="3928495F" w14:textId="4AA97E48" w:rsidTr="0078736C">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215CA26B" w14:textId="77777777" w:rsidR="0078736C" w:rsidRDefault="0078736C">
            <w:pPr>
              <w:jc w:val="center"/>
              <w:rPr>
                <w:rFonts w:cs="Calibri"/>
                <w:sz w:val="20"/>
                <w:szCs w:val="20"/>
              </w:rPr>
            </w:pPr>
            <w:r>
              <w:rPr>
                <w:rFonts w:cs="Calibri"/>
                <w:sz w:val="20"/>
                <w:szCs w:val="20"/>
              </w:rPr>
              <w:t>SOFS</w:t>
            </w:r>
          </w:p>
        </w:tc>
        <w:tc>
          <w:tcPr>
            <w:tcW w:w="1246" w:type="dxa"/>
          </w:tcPr>
          <w:p w14:paraId="2C1B0241" w14:textId="7B67CD57" w:rsidR="0078736C" w:rsidRDefault="0078736C" w:rsidP="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 xml:space="preserve">SOFS-7 </w:t>
            </w:r>
          </w:p>
          <w:p w14:paraId="23324CA9"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305" w:type="dxa"/>
          </w:tcPr>
          <w:p w14:paraId="7140F24C" w14:textId="14A096A1"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2018</w:t>
            </w:r>
          </w:p>
        </w:tc>
        <w:tc>
          <w:tcPr>
            <w:tcW w:w="1134" w:type="dxa"/>
          </w:tcPr>
          <w:p w14:paraId="5BB3A917" w14:textId="6A80FB98"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-47.0111</w:t>
            </w:r>
          </w:p>
          <w:p w14:paraId="166AABF4"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163" w:type="dxa"/>
          </w:tcPr>
          <w:p w14:paraId="155365E4"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142.2135</w:t>
            </w:r>
          </w:p>
          <w:p w14:paraId="3B78A2C9"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47" w:type="dxa"/>
          </w:tcPr>
          <w:p w14:paraId="1E09D363"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2018-03-06</w:t>
            </w:r>
          </w:p>
          <w:p w14:paraId="79FF32AF"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417" w:type="dxa"/>
          </w:tcPr>
          <w:p w14:paraId="4E486CD8"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2018-03-16</w:t>
            </w:r>
          </w:p>
          <w:p w14:paraId="4B846B51"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824" w:type="dxa"/>
          </w:tcPr>
          <w:p w14:paraId="3215DBE4"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4</w:t>
            </w:r>
          </w:p>
        </w:tc>
        <w:tc>
          <w:tcPr>
            <w:tcW w:w="1134" w:type="dxa"/>
          </w:tcPr>
          <w:p w14:paraId="0BA18F06" w14:textId="77777777" w:rsidR="0078736C" w:rsidRDefault="0078736C" w:rsidP="008F180E">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14384-01</w:t>
            </w:r>
          </w:p>
          <w:p w14:paraId="4FF8A0CF" w14:textId="77777777" w:rsidR="0078736C" w:rsidRDefault="0078736C" w:rsidP="008F180E">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76" w:type="dxa"/>
          </w:tcPr>
          <w:p w14:paraId="103E17EB" w14:textId="77777777"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2</w:t>
            </w:r>
          </w:p>
        </w:tc>
        <w:tc>
          <w:tcPr>
            <w:tcW w:w="1559" w:type="dxa"/>
          </w:tcPr>
          <w:p w14:paraId="635E7921" w14:textId="26C54BE8" w:rsidR="0078736C" w:rsidRDefault="0078736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1</w:t>
            </w:r>
          </w:p>
        </w:tc>
      </w:tr>
      <w:tr w:rsidR="0078736C" w14:paraId="75F382F1" w14:textId="3A59D32F" w:rsidTr="007873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5993816D" w14:textId="77777777" w:rsidR="0078736C" w:rsidRDefault="0078736C">
            <w:pPr>
              <w:jc w:val="center"/>
              <w:rPr>
                <w:rFonts w:cs="Calibri"/>
                <w:sz w:val="20"/>
                <w:szCs w:val="20"/>
              </w:rPr>
            </w:pPr>
            <w:r>
              <w:rPr>
                <w:rFonts w:cs="Calibri"/>
                <w:sz w:val="20"/>
                <w:szCs w:val="20"/>
              </w:rPr>
              <w:t>SOFS</w:t>
            </w:r>
          </w:p>
        </w:tc>
        <w:tc>
          <w:tcPr>
            <w:tcW w:w="1246" w:type="dxa"/>
          </w:tcPr>
          <w:p w14:paraId="0AD90A1E" w14:textId="027AD724"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SOFS-7.5</w:t>
            </w:r>
          </w:p>
          <w:p w14:paraId="4365DA5E"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7D3703C1" w14:textId="3A5DB3ED"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2018</w:t>
            </w:r>
          </w:p>
        </w:tc>
        <w:tc>
          <w:tcPr>
            <w:tcW w:w="1134" w:type="dxa"/>
          </w:tcPr>
          <w:p w14:paraId="35772E34" w14:textId="639C4604"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-47.0227</w:t>
            </w:r>
          </w:p>
          <w:p w14:paraId="38344381"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163" w:type="dxa"/>
          </w:tcPr>
          <w:p w14:paraId="480E71B2"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142.2334</w:t>
            </w:r>
          </w:p>
          <w:p w14:paraId="6D2C9E97"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47" w:type="dxa"/>
          </w:tcPr>
          <w:p w14:paraId="63CCFA65"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2018-08-22</w:t>
            </w:r>
          </w:p>
          <w:p w14:paraId="49AED220"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417" w:type="dxa"/>
          </w:tcPr>
          <w:p w14:paraId="52C002DF"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2019-03-22</w:t>
            </w:r>
          </w:p>
          <w:p w14:paraId="2B3AF869"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824" w:type="dxa"/>
          </w:tcPr>
          <w:p w14:paraId="10588DFE"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4</w:t>
            </w:r>
          </w:p>
        </w:tc>
        <w:tc>
          <w:tcPr>
            <w:tcW w:w="1134" w:type="dxa"/>
          </w:tcPr>
          <w:p w14:paraId="304C0571"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14384-01</w:t>
            </w:r>
          </w:p>
          <w:p w14:paraId="6F79946B" w14:textId="77777777" w:rsidR="0078736C" w:rsidRDefault="0078736C" w:rsidP="008F180E">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76" w:type="dxa"/>
          </w:tcPr>
          <w:p w14:paraId="263FBAF1" w14:textId="77777777"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48</w:t>
            </w:r>
          </w:p>
        </w:tc>
        <w:tc>
          <w:tcPr>
            <w:tcW w:w="1559" w:type="dxa"/>
          </w:tcPr>
          <w:p w14:paraId="23079701" w14:textId="181382BA" w:rsidR="0078736C" w:rsidRDefault="0078736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24</w:t>
            </w:r>
          </w:p>
        </w:tc>
      </w:tr>
    </w:tbl>
    <w:p w14:paraId="19F35E20" w14:textId="77777777" w:rsidR="00CD395A" w:rsidRDefault="00CD395A">
      <w:pPr>
        <w:spacing w:line="276" w:lineRule="auto"/>
        <w:jc w:val="both"/>
        <w:rPr>
          <w:rFonts w:cs="Calibri"/>
          <w:sz w:val="20"/>
          <w:szCs w:val="20"/>
        </w:rPr>
      </w:pPr>
    </w:p>
    <w:p w14:paraId="59EFC01B" w14:textId="1E1C7CF0" w:rsidR="00E95C81" w:rsidRDefault="00E95C81">
      <w:pPr>
        <w:spacing w:line="276" w:lineRule="auto"/>
        <w:jc w:val="both"/>
        <w:rPr>
          <w:rFonts w:cs="Calibri"/>
          <w:szCs w:val="22"/>
        </w:rPr>
      </w:pPr>
    </w:p>
    <w:p w14:paraId="45F1C726" w14:textId="664D8987" w:rsidR="001E2402" w:rsidRDefault="001E2402">
      <w:pPr>
        <w:spacing w:line="276" w:lineRule="auto"/>
        <w:jc w:val="both"/>
        <w:rPr>
          <w:rFonts w:cs="Calibri"/>
          <w:szCs w:val="22"/>
        </w:rPr>
      </w:pPr>
    </w:p>
    <w:p w14:paraId="47A1EAAA" w14:textId="29B467CE" w:rsidR="001E2402" w:rsidRDefault="001E2402">
      <w:pPr>
        <w:spacing w:line="276" w:lineRule="auto"/>
        <w:jc w:val="both"/>
        <w:rPr>
          <w:rFonts w:cs="Calibri"/>
          <w:szCs w:val="22"/>
        </w:rPr>
      </w:pPr>
    </w:p>
    <w:p w14:paraId="08FF20D5" w14:textId="3E9B3A6F" w:rsidR="001E2402" w:rsidRDefault="001E2402">
      <w:pPr>
        <w:spacing w:line="276" w:lineRule="auto"/>
        <w:jc w:val="both"/>
        <w:rPr>
          <w:rFonts w:cs="Calibri"/>
          <w:szCs w:val="22"/>
        </w:rPr>
      </w:pPr>
    </w:p>
    <w:p w14:paraId="641D90DC" w14:textId="5D4B2E46" w:rsidR="001E2402" w:rsidRDefault="001E2402">
      <w:pPr>
        <w:spacing w:line="276" w:lineRule="auto"/>
        <w:jc w:val="both"/>
        <w:rPr>
          <w:rFonts w:cs="Calibri"/>
          <w:szCs w:val="22"/>
        </w:rPr>
      </w:pPr>
    </w:p>
    <w:p w14:paraId="283B11EB" w14:textId="7FB447FA" w:rsidR="001E2402" w:rsidRDefault="001E2402">
      <w:pPr>
        <w:spacing w:line="276" w:lineRule="auto"/>
        <w:jc w:val="both"/>
        <w:rPr>
          <w:rFonts w:cs="Calibri"/>
          <w:szCs w:val="22"/>
        </w:rPr>
      </w:pPr>
    </w:p>
    <w:p w14:paraId="423A44A5" w14:textId="50684D79" w:rsidR="00417DD4" w:rsidRDefault="00417DD4">
      <w:pPr>
        <w:spacing w:line="276" w:lineRule="auto"/>
        <w:jc w:val="both"/>
        <w:rPr>
          <w:rFonts w:cs="Calibri"/>
          <w:szCs w:val="22"/>
        </w:rPr>
      </w:pPr>
    </w:p>
    <w:p w14:paraId="4C710B80" w14:textId="77777777" w:rsidR="00417DD4" w:rsidRDefault="00417DD4">
      <w:pPr>
        <w:spacing w:line="276" w:lineRule="auto"/>
        <w:jc w:val="both"/>
        <w:rPr>
          <w:rFonts w:cs="Calibri"/>
          <w:szCs w:val="22"/>
        </w:rPr>
      </w:pPr>
    </w:p>
    <w:p w14:paraId="27D30099" w14:textId="2F51E9AD" w:rsidR="00417DD4" w:rsidRDefault="00D07614" w:rsidP="00D07614">
      <w:pPr>
        <w:pStyle w:val="Caption"/>
      </w:pPr>
      <w:bookmarkStart w:id="44" w:name="_Ref42607795"/>
      <w:bookmarkStart w:id="45" w:name="_Toc44707355"/>
      <w:r>
        <w:lastRenderedPageBreak/>
        <w:t xml:space="preserve">Table </w:t>
      </w:r>
      <w:r w:rsidR="00A659FD">
        <w:fldChar w:fldCharType="begin"/>
      </w:r>
      <w:r w:rsidR="00A659FD">
        <w:instrText xml:space="preserve"> SEQ Table \* ARABIC </w:instrText>
      </w:r>
      <w:r w:rsidR="00A659FD">
        <w:fldChar w:fldCharType="separate"/>
      </w:r>
      <w:r w:rsidR="006C507F">
        <w:rPr>
          <w:noProof/>
        </w:rPr>
        <w:t>2</w:t>
      </w:r>
      <w:r w:rsidR="00A659FD">
        <w:rPr>
          <w:noProof/>
        </w:rPr>
        <w:fldChar w:fldCharType="end"/>
      </w:r>
      <w:bookmarkEnd w:id="44"/>
      <w:r>
        <w:t>.</w:t>
      </w:r>
      <w:r>
        <w:tab/>
      </w:r>
      <w:r w:rsidR="00417DD4" w:rsidRPr="00B60953">
        <w:t xml:space="preserve">Instrument deployment </w:t>
      </w:r>
      <w:r w:rsidR="00417DD4">
        <w:t xml:space="preserve">and retrieval summary for RAS sampler deployments. </w:t>
      </w:r>
      <w:r w:rsidR="00E052B9">
        <w:t xml:space="preserve">* indicates </w:t>
      </w:r>
      <w:ins w:id="46" w:author="Trull, Tom (O&amp;A, Hobart)" w:date="2020-07-04T08:23:00Z">
        <w:r w:rsidR="009E347A">
          <w:t xml:space="preserve">glutaraldehyde preserved </w:t>
        </w:r>
      </w:ins>
      <w:r w:rsidR="00E052B9">
        <w:t xml:space="preserve">samples </w:t>
      </w:r>
      <w:ins w:id="47" w:author="Trull, Tom (O&amp;A, Hobart)" w:date="2020-07-04T08:25:00Z">
        <w:r w:rsidR="009E347A">
          <w:t xml:space="preserve">(or each pair) </w:t>
        </w:r>
      </w:ins>
      <w:r w:rsidR="00E052B9">
        <w:t xml:space="preserve">archived on SEM filters, ** </w:t>
      </w:r>
      <w:ins w:id="48" w:author="Trull, Tom (O&amp;A, Hobart)" w:date="2020-07-04T08:24:00Z">
        <w:r w:rsidR="009E347A">
          <w:t xml:space="preserve">indicates </w:t>
        </w:r>
      </w:ins>
      <w:del w:id="49" w:author="Trull, Tom (O&amp;A, Hobart)" w:date="2020-07-04T08:23:00Z">
        <w:r w:rsidR="00E052B9" w:rsidDel="009E347A">
          <w:delText>M</w:delText>
        </w:r>
      </w:del>
      <w:ins w:id="50" w:author="Trull, Tom (O&amp;A, Hobart)" w:date="2020-07-04T08:23:00Z">
        <w:r w:rsidR="009E347A">
          <w:t>m</w:t>
        </w:r>
      </w:ins>
      <w:r w:rsidR="00E052B9">
        <w:t xml:space="preserve">ercuric chloride </w:t>
      </w:r>
      <w:ins w:id="51" w:author="Trull, Tom (O&amp;A, Hobart)" w:date="2020-07-04T08:24:00Z">
        <w:r w:rsidR="009E347A">
          <w:t>preserved samples</w:t>
        </w:r>
      </w:ins>
      <w:ins w:id="52" w:author="Trull, Tom (O&amp;A, Hobart)" w:date="2020-07-04T08:25:00Z">
        <w:r w:rsidR="009E347A">
          <w:t xml:space="preserve"> of each pair</w:t>
        </w:r>
      </w:ins>
      <w:ins w:id="53" w:author="Trull, Tom (O&amp;A, Hobart)" w:date="2020-07-04T08:24:00Z">
        <w:r w:rsidR="009E347A">
          <w:t>, taken initially for dissolved component analyses</w:t>
        </w:r>
      </w:ins>
      <w:ins w:id="54" w:author="Trull, Tom (O&amp;A, Hobart)" w:date="2020-07-04T08:25:00Z">
        <w:r w:rsidR="009E347A">
          <w:t xml:space="preserve">, </w:t>
        </w:r>
      </w:ins>
      <w:ins w:id="55" w:author="Trull, Tom (O&amp;A, Hobart)" w:date="2020-07-04T08:24:00Z">
        <w:r w:rsidR="009E347A">
          <w:t xml:space="preserve"> </w:t>
        </w:r>
      </w:ins>
      <w:del w:id="56" w:author="Trull, Tom (O&amp;A, Hobart)" w:date="2020-07-04T08:25:00Z">
        <w:r w:rsidR="00E052B9" w:rsidDel="009E347A">
          <w:delText xml:space="preserve">pair </w:delText>
        </w:r>
      </w:del>
      <w:r w:rsidR="00E052B9">
        <w:t>archived on SEM filters.</w:t>
      </w:r>
      <w:bookmarkEnd w:id="45"/>
    </w:p>
    <w:p w14:paraId="79868E44" w14:textId="77777777" w:rsidR="001E2402" w:rsidRDefault="001E2402">
      <w:pPr>
        <w:spacing w:line="276" w:lineRule="auto"/>
        <w:jc w:val="both"/>
        <w:rPr>
          <w:rFonts w:cs="Calibri"/>
          <w:szCs w:val="22"/>
        </w:rPr>
      </w:pPr>
    </w:p>
    <w:tbl>
      <w:tblPr>
        <w:tblStyle w:val="PlainTable3"/>
        <w:tblW w:w="14317" w:type="dxa"/>
        <w:tblLayout w:type="fixed"/>
        <w:tblLook w:val="04A0" w:firstRow="1" w:lastRow="0" w:firstColumn="1" w:lastColumn="0" w:noHBand="0" w:noVBand="1"/>
      </w:tblPr>
      <w:tblGrid>
        <w:gridCol w:w="851"/>
        <w:gridCol w:w="1246"/>
        <w:gridCol w:w="1305"/>
        <w:gridCol w:w="1247"/>
        <w:gridCol w:w="1163"/>
        <w:gridCol w:w="1276"/>
        <w:gridCol w:w="824"/>
        <w:gridCol w:w="1134"/>
        <w:gridCol w:w="1559"/>
        <w:gridCol w:w="1786"/>
        <w:gridCol w:w="1926"/>
      </w:tblGrid>
      <w:tr w:rsidR="00AA2DBC" w14:paraId="1E2EFCDD" w14:textId="7F11BBFA" w:rsidTr="002806CD">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851" w:type="dxa"/>
          </w:tcPr>
          <w:p w14:paraId="5DA9BBE6" w14:textId="77777777" w:rsidR="00AA2DBC" w:rsidRDefault="00AA2DBC" w:rsidP="006D7E0C">
            <w:pPr>
              <w:spacing w:line="276" w:lineRule="auto"/>
              <w:jc w:val="center"/>
              <w:rPr>
                <w:rFonts w:cs="Calibri"/>
                <w:sz w:val="20"/>
                <w:szCs w:val="20"/>
              </w:rPr>
            </w:pPr>
            <w:bookmarkStart w:id="57" w:name="_Hlk42607321"/>
            <w:r>
              <w:rPr>
                <w:color w:val="000000"/>
                <w:sz w:val="20"/>
                <w:szCs w:val="20"/>
              </w:rPr>
              <w:t>S</w:t>
            </w:r>
            <w:r>
              <w:rPr>
                <w:caps w:val="0"/>
                <w:color w:val="000000"/>
                <w:sz w:val="20"/>
                <w:szCs w:val="20"/>
              </w:rPr>
              <w:t>ite</w:t>
            </w:r>
          </w:p>
        </w:tc>
        <w:tc>
          <w:tcPr>
            <w:tcW w:w="1246" w:type="dxa"/>
          </w:tcPr>
          <w:p w14:paraId="539A5C91" w14:textId="77777777" w:rsidR="00AA2DBC"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Mooring design</w:t>
            </w:r>
          </w:p>
        </w:tc>
        <w:tc>
          <w:tcPr>
            <w:tcW w:w="1305" w:type="dxa"/>
          </w:tcPr>
          <w:p w14:paraId="63DE03BC" w14:textId="6C091C0F" w:rsidR="00AA2DBC"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caps w:val="0"/>
                <w:color w:val="000000"/>
                <w:sz w:val="20"/>
                <w:szCs w:val="20"/>
              </w:rPr>
            </w:pPr>
            <w:r>
              <w:rPr>
                <w:caps w:val="0"/>
                <w:color w:val="000000"/>
                <w:sz w:val="20"/>
                <w:szCs w:val="20"/>
              </w:rPr>
              <w:t>Deployment voyage</w:t>
            </w:r>
          </w:p>
        </w:tc>
        <w:tc>
          <w:tcPr>
            <w:tcW w:w="1247" w:type="dxa"/>
          </w:tcPr>
          <w:p w14:paraId="5D53DA9E" w14:textId="5DB16301" w:rsidR="00AA2DBC"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caps w:val="0"/>
                <w:color w:val="000000"/>
                <w:sz w:val="20"/>
                <w:szCs w:val="20"/>
              </w:rPr>
            </w:pPr>
            <w:r>
              <w:rPr>
                <w:caps w:val="0"/>
                <w:color w:val="000000"/>
                <w:sz w:val="20"/>
                <w:szCs w:val="20"/>
              </w:rPr>
              <w:t>Retrieval voyage</w:t>
            </w:r>
          </w:p>
        </w:tc>
        <w:tc>
          <w:tcPr>
            <w:tcW w:w="1163" w:type="dxa"/>
          </w:tcPr>
          <w:p w14:paraId="61289C2F" w14:textId="47590D21" w:rsidR="00AA2DBC"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First sample</w:t>
            </w:r>
            <w:ins w:id="58" w:author="Trull, Tom (O&amp;A, Hobart)" w:date="2020-07-04T08:26:00Z">
              <w:r w:rsidR="009E347A">
                <w:rPr>
                  <w:caps w:val="0"/>
                  <w:color w:val="000000"/>
                  <w:sz w:val="20"/>
                  <w:szCs w:val="20"/>
                </w:rPr>
                <w:t xml:space="preserve"> </w:t>
              </w:r>
            </w:ins>
            <w:ins w:id="59" w:author="Trull, Tom (O&amp;A, Hobart)" w:date="2020-07-04T08:25:00Z">
              <w:r w:rsidR="009E347A">
                <w:rPr>
                  <w:caps w:val="0"/>
                  <w:color w:val="000000"/>
                  <w:sz w:val="20"/>
                  <w:szCs w:val="20"/>
                </w:rPr>
                <w:t>UT</w:t>
              </w:r>
            </w:ins>
            <w:ins w:id="60" w:author="Trull, Tom (O&amp;A, Hobart)" w:date="2020-07-04T08:26:00Z">
              <w:r w:rsidR="009E347A">
                <w:rPr>
                  <w:caps w:val="0"/>
                  <w:color w:val="000000"/>
                  <w:sz w:val="20"/>
                  <w:szCs w:val="20"/>
                </w:rPr>
                <w:t xml:space="preserve">C </w:t>
              </w:r>
            </w:ins>
          </w:p>
        </w:tc>
        <w:tc>
          <w:tcPr>
            <w:tcW w:w="1276" w:type="dxa"/>
          </w:tcPr>
          <w:p w14:paraId="0974FFC5" w14:textId="77777777" w:rsidR="009E347A"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ins w:id="61" w:author="Trull, Tom (O&amp;A, Hobart)" w:date="2020-07-04T08:26:00Z"/>
                <w:b w:val="0"/>
                <w:bCs w:val="0"/>
                <w:color w:val="000000"/>
                <w:sz w:val="20"/>
                <w:szCs w:val="20"/>
              </w:rPr>
            </w:pPr>
            <w:r>
              <w:rPr>
                <w:caps w:val="0"/>
                <w:color w:val="000000"/>
                <w:sz w:val="20"/>
                <w:szCs w:val="20"/>
              </w:rPr>
              <w:t xml:space="preserve">Last </w:t>
            </w:r>
          </w:p>
          <w:p w14:paraId="4ED762B0" w14:textId="56C30385" w:rsidR="00AA2DBC" w:rsidRDefault="009E347A" w:rsidP="006D7E0C">
            <w:pPr>
              <w:spacing w:line="276" w:lineRule="auto"/>
              <w:jc w:val="center"/>
              <w:cnfStyle w:val="100000000000" w:firstRow="1" w:lastRow="0" w:firstColumn="0" w:lastColumn="0" w:oddVBand="0" w:evenVBand="0" w:oddHBand="0" w:evenHBand="0" w:firstRowFirstColumn="0" w:firstRowLastColumn="0" w:lastRowFirstColumn="0" w:lastRowLastColumn="0"/>
              <w:rPr>
                <w:ins w:id="62" w:author="Trull, Tom (O&amp;A, Hobart)" w:date="2020-07-04T08:26:00Z"/>
                <w:b w:val="0"/>
                <w:bCs w:val="0"/>
                <w:color w:val="000000"/>
                <w:sz w:val="20"/>
                <w:szCs w:val="20"/>
              </w:rPr>
            </w:pPr>
            <w:r>
              <w:rPr>
                <w:caps w:val="0"/>
                <w:color w:val="000000"/>
                <w:sz w:val="20"/>
                <w:szCs w:val="20"/>
              </w:rPr>
              <w:t>S</w:t>
            </w:r>
            <w:r w:rsidR="00AA2DBC">
              <w:rPr>
                <w:caps w:val="0"/>
                <w:color w:val="000000"/>
                <w:sz w:val="20"/>
                <w:szCs w:val="20"/>
              </w:rPr>
              <w:t>ample</w:t>
            </w:r>
          </w:p>
          <w:p w14:paraId="6DFC9BC6" w14:textId="5C9E55CA" w:rsidR="009E347A" w:rsidRDefault="009E347A" w:rsidP="006D7E0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ins w:id="63" w:author="Trull, Tom (O&amp;A, Hobart)" w:date="2020-07-04T08:26:00Z">
              <w:r>
                <w:rPr>
                  <w:caps w:val="0"/>
                  <w:color w:val="000000"/>
                  <w:sz w:val="20"/>
                  <w:szCs w:val="20"/>
                </w:rPr>
                <w:t>UTC</w:t>
              </w:r>
            </w:ins>
          </w:p>
        </w:tc>
        <w:tc>
          <w:tcPr>
            <w:tcW w:w="824" w:type="dxa"/>
          </w:tcPr>
          <w:p w14:paraId="0EF0FFEE" w14:textId="77777777" w:rsidR="00AA2DBC"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Depth (m)</w:t>
            </w:r>
          </w:p>
        </w:tc>
        <w:tc>
          <w:tcPr>
            <w:tcW w:w="1134" w:type="dxa"/>
          </w:tcPr>
          <w:p w14:paraId="4E9710D2" w14:textId="539D507E" w:rsidR="00AA2DBC" w:rsidRDefault="002A6957" w:rsidP="006D7E0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caps w:val="0"/>
                <w:color w:val="000000"/>
                <w:sz w:val="20"/>
                <w:szCs w:val="20"/>
              </w:rPr>
              <w:t>RAS name</w:t>
            </w:r>
          </w:p>
        </w:tc>
        <w:tc>
          <w:tcPr>
            <w:tcW w:w="1559" w:type="dxa"/>
          </w:tcPr>
          <w:p w14:paraId="18DE2B47" w14:textId="06EF190A" w:rsidR="00AA2DBC"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Pr>
                <w:rFonts w:cs="Calibri"/>
                <w:caps w:val="0"/>
                <w:sz w:val="20"/>
                <w:szCs w:val="20"/>
              </w:rPr>
              <w:t xml:space="preserve">Phytoplankton samples </w:t>
            </w:r>
            <w:r w:rsidR="005216F6">
              <w:rPr>
                <w:rFonts w:cs="Calibri"/>
                <w:caps w:val="0"/>
                <w:sz w:val="20"/>
                <w:szCs w:val="20"/>
              </w:rPr>
              <w:t>analysed</w:t>
            </w:r>
          </w:p>
        </w:tc>
        <w:tc>
          <w:tcPr>
            <w:tcW w:w="1786" w:type="dxa"/>
          </w:tcPr>
          <w:p w14:paraId="62488A10" w14:textId="2C936A22" w:rsidR="00AA2DBC"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caps w:val="0"/>
                <w:sz w:val="20"/>
                <w:szCs w:val="20"/>
              </w:rPr>
            </w:pPr>
            <w:r>
              <w:rPr>
                <w:rFonts w:cs="Calibri"/>
                <w:caps w:val="0"/>
                <w:sz w:val="20"/>
                <w:szCs w:val="20"/>
              </w:rPr>
              <w:t>Preservative type</w:t>
            </w:r>
          </w:p>
        </w:tc>
        <w:tc>
          <w:tcPr>
            <w:tcW w:w="1926" w:type="dxa"/>
          </w:tcPr>
          <w:p w14:paraId="66656143" w14:textId="1D8D935C" w:rsidR="00AA2DBC" w:rsidRDefault="00AA2DBC" w:rsidP="006D7E0C">
            <w:pPr>
              <w:spacing w:line="276" w:lineRule="auto"/>
              <w:jc w:val="center"/>
              <w:cnfStyle w:val="100000000000" w:firstRow="1" w:lastRow="0" w:firstColumn="0" w:lastColumn="0" w:oddVBand="0" w:evenVBand="0" w:oddHBand="0" w:evenHBand="0" w:firstRowFirstColumn="0" w:firstRowLastColumn="0" w:lastRowFirstColumn="0" w:lastRowLastColumn="0"/>
              <w:rPr>
                <w:rFonts w:cs="Calibri"/>
                <w:caps w:val="0"/>
                <w:sz w:val="20"/>
                <w:szCs w:val="20"/>
              </w:rPr>
            </w:pPr>
            <w:r>
              <w:rPr>
                <w:rFonts w:cs="Calibri"/>
                <w:caps w:val="0"/>
                <w:sz w:val="20"/>
                <w:szCs w:val="20"/>
              </w:rPr>
              <w:t>Overall comment</w:t>
            </w:r>
          </w:p>
        </w:tc>
      </w:tr>
      <w:tr w:rsidR="00AA2DBC" w14:paraId="5744B1C2" w14:textId="5A513E1A" w:rsidTr="002806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0BA77B5C" w14:textId="77777777" w:rsidR="00AA2DBC" w:rsidRDefault="00AA2DBC" w:rsidP="006D7E0C">
            <w:pPr>
              <w:jc w:val="center"/>
              <w:rPr>
                <w:rFonts w:cs="Calibri"/>
                <w:sz w:val="20"/>
                <w:szCs w:val="20"/>
              </w:rPr>
            </w:pPr>
            <w:r>
              <w:rPr>
                <w:rFonts w:cs="Calibri"/>
                <w:sz w:val="20"/>
                <w:szCs w:val="20"/>
              </w:rPr>
              <w:t>Pulse</w:t>
            </w:r>
          </w:p>
        </w:tc>
        <w:tc>
          <w:tcPr>
            <w:tcW w:w="1246" w:type="dxa"/>
          </w:tcPr>
          <w:p w14:paraId="3334406E" w14:textId="77777777" w:rsidR="00AA2DBC"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Pr>
                <w:rFonts w:cs="Calibri"/>
                <w:color w:val="000000"/>
                <w:sz w:val="20"/>
                <w:szCs w:val="20"/>
              </w:rPr>
              <w:t>Pulse-6</w:t>
            </w:r>
          </w:p>
          <w:p w14:paraId="769884CA" w14:textId="77777777" w:rsidR="00AA2DBC"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542B2880" w14:textId="7C3787EF" w:rsidR="00AA2DBC" w:rsidRDefault="00A23CF3"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SS2009_04</w:t>
            </w:r>
          </w:p>
        </w:tc>
        <w:tc>
          <w:tcPr>
            <w:tcW w:w="1247" w:type="dxa"/>
          </w:tcPr>
          <w:p w14:paraId="3CF2D3DE" w14:textId="0345D53A" w:rsidR="00AA2DBC" w:rsidRPr="001E2402" w:rsidRDefault="00A23CF3"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highlight w:val="yellow"/>
              </w:rPr>
            </w:pPr>
            <w:r w:rsidRPr="00A23CF3">
              <w:rPr>
                <w:sz w:val="20"/>
                <w:szCs w:val="20"/>
              </w:rPr>
              <w:t>SS2010_V02</w:t>
            </w:r>
          </w:p>
        </w:tc>
        <w:tc>
          <w:tcPr>
            <w:tcW w:w="1163" w:type="dxa"/>
          </w:tcPr>
          <w:p w14:paraId="4D2BAD92" w14:textId="455009A2" w:rsidR="00AA2DBC" w:rsidRPr="00E052B9" w:rsidRDefault="00E052B9"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E052B9">
              <w:rPr>
                <w:color w:val="000000"/>
                <w:sz w:val="20"/>
                <w:szCs w:val="20"/>
              </w:rPr>
              <w:t>2009-09-30</w:t>
            </w:r>
          </w:p>
          <w:p w14:paraId="1FAEA796" w14:textId="77777777" w:rsidR="00AA2DBC" w:rsidRPr="00E052B9"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76" w:type="dxa"/>
          </w:tcPr>
          <w:p w14:paraId="0A5FEE67" w14:textId="10314D9B" w:rsidR="00AA2DBC" w:rsidRPr="00E052B9" w:rsidRDefault="00E052B9"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2010-03-10</w:t>
            </w:r>
          </w:p>
          <w:p w14:paraId="1D498EC8" w14:textId="77777777" w:rsidR="00AA2DBC" w:rsidRPr="00E052B9"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824" w:type="dxa"/>
          </w:tcPr>
          <w:p w14:paraId="29F74C53" w14:textId="77777777" w:rsidR="00AA2DBC"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32</w:t>
            </w:r>
          </w:p>
        </w:tc>
        <w:tc>
          <w:tcPr>
            <w:tcW w:w="1134" w:type="dxa"/>
          </w:tcPr>
          <w:p w14:paraId="38101401" w14:textId="77777777" w:rsidR="002A6957" w:rsidRDefault="002A6957" w:rsidP="002A6957">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Pr>
                <w:rFonts w:cs="Calibri"/>
                <w:color w:val="000000"/>
                <w:sz w:val="20"/>
                <w:szCs w:val="20"/>
              </w:rPr>
              <w:t>Artemis</w:t>
            </w:r>
          </w:p>
          <w:p w14:paraId="6B90D4B2" w14:textId="77777777" w:rsidR="00AA2DBC"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559" w:type="dxa"/>
          </w:tcPr>
          <w:p w14:paraId="697F64A3" w14:textId="4E7AFBD7" w:rsidR="00AA2DBC" w:rsidRDefault="005216F6"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No</w:t>
            </w:r>
            <w:r w:rsidR="00E052B9">
              <w:rPr>
                <w:rFonts w:cs="Calibri"/>
                <w:sz w:val="20"/>
                <w:szCs w:val="20"/>
              </w:rPr>
              <w:t>*</w:t>
            </w:r>
          </w:p>
        </w:tc>
        <w:tc>
          <w:tcPr>
            <w:tcW w:w="1786" w:type="dxa"/>
          </w:tcPr>
          <w:p w14:paraId="6718B934" w14:textId="7A3FEAB5" w:rsidR="00AA2DBC" w:rsidRPr="00480BD1"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480BD1">
              <w:rPr>
                <w:rFonts w:cs="Calibri"/>
                <w:sz w:val="20"/>
                <w:szCs w:val="20"/>
              </w:rPr>
              <w:t>Glutaraldehyde</w:t>
            </w:r>
          </w:p>
        </w:tc>
        <w:tc>
          <w:tcPr>
            <w:tcW w:w="1926" w:type="dxa"/>
          </w:tcPr>
          <w:p w14:paraId="79C84176" w14:textId="32FD4338" w:rsidR="00AA2DBC" w:rsidRPr="00480BD1"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480BD1">
              <w:rPr>
                <w:rFonts w:cs="Calibri"/>
                <w:sz w:val="20"/>
                <w:szCs w:val="20"/>
              </w:rPr>
              <w:t>Insufficient glutaraldehyde</w:t>
            </w:r>
          </w:p>
        </w:tc>
      </w:tr>
      <w:tr w:rsidR="00AA2DBC" w14:paraId="028ECCDE" w14:textId="128439CA" w:rsidTr="002806CD">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01643294" w14:textId="77777777" w:rsidR="00AA2DBC" w:rsidRDefault="00AA2DBC" w:rsidP="006D7E0C">
            <w:pPr>
              <w:jc w:val="center"/>
              <w:rPr>
                <w:rFonts w:cs="Calibri"/>
                <w:sz w:val="20"/>
                <w:szCs w:val="20"/>
              </w:rPr>
            </w:pPr>
            <w:r>
              <w:rPr>
                <w:rFonts w:cs="Calibri"/>
                <w:sz w:val="20"/>
                <w:szCs w:val="20"/>
              </w:rPr>
              <w:t>Pulse</w:t>
            </w:r>
          </w:p>
        </w:tc>
        <w:tc>
          <w:tcPr>
            <w:tcW w:w="1246" w:type="dxa"/>
          </w:tcPr>
          <w:p w14:paraId="7BF4F5BC" w14:textId="77777777" w:rsidR="00AA2DBC" w:rsidRDefault="00AA2DBC" w:rsidP="006D7E0C">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Pr>
                <w:rFonts w:cs="Calibri"/>
                <w:color w:val="000000"/>
                <w:sz w:val="20"/>
                <w:szCs w:val="20"/>
              </w:rPr>
              <w:t>Pulse-7</w:t>
            </w:r>
          </w:p>
          <w:p w14:paraId="7F84204F" w14:textId="77777777" w:rsidR="00AA2DBC" w:rsidRDefault="00AA2DBC"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305" w:type="dxa"/>
          </w:tcPr>
          <w:p w14:paraId="0AD87B8D" w14:textId="478659D1" w:rsidR="00AA2DBC" w:rsidRDefault="004548F4" w:rsidP="006D7E0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4548F4">
              <w:rPr>
                <w:color w:val="000000"/>
                <w:sz w:val="20"/>
                <w:szCs w:val="20"/>
              </w:rPr>
              <w:t>SS2010_V07</w:t>
            </w:r>
          </w:p>
        </w:tc>
        <w:tc>
          <w:tcPr>
            <w:tcW w:w="1247" w:type="dxa"/>
          </w:tcPr>
          <w:p w14:paraId="62B187D6" w14:textId="74A20840" w:rsidR="00AA2DBC" w:rsidRPr="001E2402" w:rsidRDefault="004548F4" w:rsidP="006D7E0C">
            <w:pPr>
              <w:jc w:val="center"/>
              <w:cnfStyle w:val="000000000000" w:firstRow="0" w:lastRow="0" w:firstColumn="0" w:lastColumn="0" w:oddVBand="0" w:evenVBand="0" w:oddHBand="0" w:evenHBand="0" w:firstRowFirstColumn="0" w:firstRowLastColumn="0" w:lastRowFirstColumn="0" w:lastRowLastColumn="0"/>
              <w:rPr>
                <w:color w:val="000000"/>
                <w:sz w:val="20"/>
                <w:szCs w:val="20"/>
                <w:highlight w:val="yellow"/>
              </w:rPr>
            </w:pPr>
            <w:r w:rsidRPr="004548F4">
              <w:rPr>
                <w:color w:val="000000"/>
                <w:sz w:val="20"/>
                <w:szCs w:val="20"/>
              </w:rPr>
              <w:t>SS2011_V01</w:t>
            </w:r>
          </w:p>
        </w:tc>
        <w:tc>
          <w:tcPr>
            <w:tcW w:w="1163" w:type="dxa"/>
          </w:tcPr>
          <w:p w14:paraId="667AB86D" w14:textId="20E5C7C6" w:rsidR="00AA2DBC" w:rsidRPr="00DF7529" w:rsidRDefault="00DF7529" w:rsidP="006D7E0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DF7529">
              <w:rPr>
                <w:color w:val="000000"/>
                <w:sz w:val="20"/>
                <w:szCs w:val="20"/>
              </w:rPr>
              <w:t xml:space="preserve"> 2010-09-12</w:t>
            </w:r>
          </w:p>
          <w:p w14:paraId="0D02214A" w14:textId="77777777" w:rsidR="00AA2DBC" w:rsidRPr="00DF7529" w:rsidRDefault="00AA2DBC"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76" w:type="dxa"/>
          </w:tcPr>
          <w:p w14:paraId="25C3D8BE" w14:textId="749E9320" w:rsidR="00AA2DBC" w:rsidRPr="00DF7529" w:rsidRDefault="00DF7529" w:rsidP="006D7E0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DF7529">
              <w:rPr>
                <w:color w:val="000000"/>
                <w:sz w:val="20"/>
                <w:szCs w:val="20"/>
              </w:rPr>
              <w:t xml:space="preserve">2011-04-07 </w:t>
            </w:r>
          </w:p>
          <w:p w14:paraId="655EC817" w14:textId="77777777" w:rsidR="00AA2DBC" w:rsidRPr="00DF7529" w:rsidRDefault="00AA2DBC"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824" w:type="dxa"/>
          </w:tcPr>
          <w:p w14:paraId="002EF6BF" w14:textId="77777777" w:rsidR="00AA2DBC" w:rsidRDefault="00AA2DBC"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31</w:t>
            </w:r>
          </w:p>
        </w:tc>
        <w:tc>
          <w:tcPr>
            <w:tcW w:w="1134" w:type="dxa"/>
          </w:tcPr>
          <w:p w14:paraId="529EFB00" w14:textId="77777777" w:rsidR="002A6957" w:rsidRDefault="002A6957" w:rsidP="002A6957">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Pr>
                <w:rFonts w:cs="Calibri"/>
                <w:color w:val="000000"/>
                <w:sz w:val="20"/>
                <w:szCs w:val="20"/>
              </w:rPr>
              <w:t>Artemis</w:t>
            </w:r>
          </w:p>
          <w:p w14:paraId="75A3426A" w14:textId="77777777" w:rsidR="00AA2DBC" w:rsidRDefault="00AA2DBC"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559" w:type="dxa"/>
          </w:tcPr>
          <w:p w14:paraId="5DAE4B62" w14:textId="74505BF0" w:rsidR="00AA2DBC" w:rsidRDefault="005216F6"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Yes</w:t>
            </w:r>
          </w:p>
        </w:tc>
        <w:tc>
          <w:tcPr>
            <w:tcW w:w="1786" w:type="dxa"/>
          </w:tcPr>
          <w:p w14:paraId="3C354A26" w14:textId="59991CFF" w:rsidR="00AA2DBC" w:rsidRPr="00480BD1" w:rsidRDefault="00434527"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sidRPr="00480BD1">
              <w:rPr>
                <w:rFonts w:cs="Calibri"/>
                <w:sz w:val="20"/>
                <w:szCs w:val="20"/>
              </w:rPr>
              <w:t>Glutaraldehyde buffered with borate</w:t>
            </w:r>
          </w:p>
        </w:tc>
        <w:tc>
          <w:tcPr>
            <w:tcW w:w="1926" w:type="dxa"/>
          </w:tcPr>
          <w:p w14:paraId="75A9BFD7" w14:textId="38806F0E" w:rsidR="00AA2DBC" w:rsidRDefault="00462345"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Full complement of samples returned</w:t>
            </w:r>
          </w:p>
        </w:tc>
      </w:tr>
      <w:tr w:rsidR="00AA2DBC" w14:paraId="484C7EC0" w14:textId="0C31838F" w:rsidTr="002806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3B560118" w14:textId="77777777" w:rsidR="00AA2DBC" w:rsidRDefault="00AA2DBC" w:rsidP="006D7E0C">
            <w:pPr>
              <w:jc w:val="center"/>
              <w:rPr>
                <w:rFonts w:cs="Calibri"/>
                <w:sz w:val="20"/>
                <w:szCs w:val="20"/>
              </w:rPr>
            </w:pPr>
            <w:r>
              <w:rPr>
                <w:rFonts w:cs="Calibri"/>
                <w:sz w:val="20"/>
                <w:szCs w:val="20"/>
              </w:rPr>
              <w:t>Pulse</w:t>
            </w:r>
          </w:p>
        </w:tc>
        <w:tc>
          <w:tcPr>
            <w:tcW w:w="1246" w:type="dxa"/>
          </w:tcPr>
          <w:p w14:paraId="6D74C225" w14:textId="77777777" w:rsidR="00AA2DBC" w:rsidRDefault="00AA2DBC"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Pulse-8</w:t>
            </w:r>
          </w:p>
          <w:p w14:paraId="334900C6" w14:textId="77777777" w:rsidR="00AA2DBC"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12AF852C" w14:textId="0011D7E5" w:rsidR="00AA2DBC" w:rsidRDefault="004548F4"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4548F4">
              <w:rPr>
                <w:color w:val="000000"/>
                <w:sz w:val="20"/>
                <w:szCs w:val="20"/>
              </w:rPr>
              <w:t>SS2011_V03</w:t>
            </w:r>
          </w:p>
        </w:tc>
        <w:tc>
          <w:tcPr>
            <w:tcW w:w="1247" w:type="dxa"/>
          </w:tcPr>
          <w:p w14:paraId="6F55A1EA" w14:textId="49347505" w:rsidR="00AA2DBC" w:rsidRPr="001E2402" w:rsidRDefault="004548F4"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highlight w:val="yellow"/>
              </w:rPr>
            </w:pPr>
            <w:r w:rsidRPr="004548F4">
              <w:rPr>
                <w:color w:val="000000"/>
                <w:sz w:val="20"/>
                <w:szCs w:val="20"/>
              </w:rPr>
              <w:t>SS2012_V03</w:t>
            </w:r>
          </w:p>
        </w:tc>
        <w:tc>
          <w:tcPr>
            <w:tcW w:w="1163" w:type="dxa"/>
          </w:tcPr>
          <w:p w14:paraId="2C11CB06" w14:textId="66AF5F33" w:rsidR="00AA2DBC" w:rsidRPr="00CC5870" w:rsidRDefault="00CC5870"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C5870">
              <w:rPr>
                <w:color w:val="000000"/>
                <w:sz w:val="20"/>
                <w:szCs w:val="20"/>
              </w:rPr>
              <w:t>2011-08-06</w:t>
            </w:r>
            <w:r w:rsidR="00DF7529" w:rsidRPr="00CC5870">
              <w:rPr>
                <w:color w:val="000000"/>
                <w:sz w:val="20"/>
                <w:szCs w:val="20"/>
              </w:rPr>
              <w:t xml:space="preserve"> </w:t>
            </w:r>
          </w:p>
          <w:p w14:paraId="41A67774" w14:textId="77777777" w:rsidR="00AA2DBC" w:rsidRPr="00CC5870"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276" w:type="dxa"/>
          </w:tcPr>
          <w:p w14:paraId="2A41618D" w14:textId="6C6490E7" w:rsidR="00AA2DBC" w:rsidRPr="00CC5870" w:rsidRDefault="00DF7529" w:rsidP="006D7E0C">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CC5870">
              <w:rPr>
                <w:color w:val="000000"/>
                <w:sz w:val="20"/>
                <w:szCs w:val="20"/>
              </w:rPr>
              <w:t xml:space="preserve"> </w:t>
            </w:r>
            <w:r w:rsidR="00CC5870" w:rsidRPr="00CC5870">
              <w:rPr>
                <w:color w:val="000000"/>
                <w:sz w:val="20"/>
                <w:szCs w:val="20"/>
              </w:rPr>
              <w:t>2012-07-16</w:t>
            </w:r>
          </w:p>
          <w:p w14:paraId="294831D8" w14:textId="77777777" w:rsidR="00AA2DBC" w:rsidRPr="00CC5870"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824" w:type="dxa"/>
          </w:tcPr>
          <w:p w14:paraId="51ACFA38" w14:textId="77777777" w:rsidR="00AA2DBC"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34</w:t>
            </w:r>
          </w:p>
        </w:tc>
        <w:tc>
          <w:tcPr>
            <w:tcW w:w="1134" w:type="dxa"/>
          </w:tcPr>
          <w:p w14:paraId="35C7F216" w14:textId="77777777" w:rsidR="002A6957" w:rsidRDefault="002A6957" w:rsidP="002A6957">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Pr>
                <w:rFonts w:cs="Calibri"/>
                <w:color w:val="000000"/>
                <w:sz w:val="20"/>
                <w:szCs w:val="20"/>
              </w:rPr>
              <w:t>Artemis</w:t>
            </w:r>
          </w:p>
          <w:p w14:paraId="73D4D315" w14:textId="77777777" w:rsidR="00AA2DBC" w:rsidRDefault="00AA2DBC"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559" w:type="dxa"/>
          </w:tcPr>
          <w:p w14:paraId="501ECA87" w14:textId="3AA27076" w:rsidR="00AA2DBC" w:rsidRDefault="005216F6"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Yes</w:t>
            </w:r>
          </w:p>
        </w:tc>
        <w:tc>
          <w:tcPr>
            <w:tcW w:w="1786" w:type="dxa"/>
          </w:tcPr>
          <w:p w14:paraId="04AF881C" w14:textId="58972988" w:rsidR="00AA2DBC" w:rsidRPr="00480BD1" w:rsidRDefault="002806CD"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480BD1">
              <w:rPr>
                <w:rFonts w:cs="Calibri"/>
                <w:sz w:val="20"/>
                <w:szCs w:val="20"/>
              </w:rPr>
              <w:t>1% l</w:t>
            </w:r>
            <w:r w:rsidR="00462345" w:rsidRPr="00480BD1">
              <w:rPr>
                <w:rFonts w:cs="Calibri"/>
                <w:sz w:val="20"/>
                <w:szCs w:val="20"/>
              </w:rPr>
              <w:t>ow acidity glutaraldehyde</w:t>
            </w:r>
          </w:p>
        </w:tc>
        <w:tc>
          <w:tcPr>
            <w:tcW w:w="1926" w:type="dxa"/>
          </w:tcPr>
          <w:p w14:paraId="6290C084" w14:textId="273A87EF" w:rsidR="00AA2DBC" w:rsidRDefault="00462345" w:rsidP="006D7E0C">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Full complement of samples returned</w:t>
            </w:r>
          </w:p>
        </w:tc>
      </w:tr>
      <w:tr w:rsidR="00480BD1" w14:paraId="2E08A1FC" w14:textId="6636714D" w:rsidTr="002806CD">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39A76032" w14:textId="77777777" w:rsidR="00480BD1" w:rsidRDefault="00480BD1" w:rsidP="00480BD1">
            <w:pPr>
              <w:jc w:val="center"/>
              <w:rPr>
                <w:rFonts w:cs="Calibri"/>
                <w:sz w:val="20"/>
                <w:szCs w:val="20"/>
              </w:rPr>
            </w:pPr>
            <w:r>
              <w:rPr>
                <w:rFonts w:cs="Calibri"/>
                <w:sz w:val="20"/>
                <w:szCs w:val="20"/>
              </w:rPr>
              <w:t>Pulse</w:t>
            </w:r>
          </w:p>
        </w:tc>
        <w:tc>
          <w:tcPr>
            <w:tcW w:w="1246" w:type="dxa"/>
          </w:tcPr>
          <w:p w14:paraId="65222CD6" w14:textId="77777777"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Pulse-9</w:t>
            </w:r>
          </w:p>
          <w:p w14:paraId="6B1F034D" w14:textId="77777777"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305" w:type="dxa"/>
          </w:tcPr>
          <w:p w14:paraId="1FCEA0F4" w14:textId="59AED2E4"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417DD4">
              <w:rPr>
                <w:color w:val="000000"/>
                <w:sz w:val="20"/>
                <w:szCs w:val="20"/>
              </w:rPr>
              <w:t>SS2012_V03</w:t>
            </w:r>
          </w:p>
        </w:tc>
        <w:tc>
          <w:tcPr>
            <w:tcW w:w="1247" w:type="dxa"/>
          </w:tcPr>
          <w:p w14:paraId="5E4389B5" w14:textId="3EF8587F" w:rsidR="00480BD1" w:rsidRPr="001E2402" w:rsidRDefault="00480BD1" w:rsidP="00480BD1">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3850E8">
              <w:rPr>
                <w:color w:val="000000"/>
                <w:sz w:val="20"/>
                <w:szCs w:val="20"/>
              </w:rPr>
              <w:t>SS2013_V03</w:t>
            </w:r>
          </w:p>
        </w:tc>
        <w:tc>
          <w:tcPr>
            <w:tcW w:w="1163" w:type="dxa"/>
          </w:tcPr>
          <w:p w14:paraId="2E676EF2" w14:textId="43318837" w:rsidR="00480BD1" w:rsidRPr="001E2402" w:rsidRDefault="00480BD1" w:rsidP="00480BD1">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1E2402">
              <w:rPr>
                <w:color w:val="000000"/>
                <w:sz w:val="20"/>
                <w:szCs w:val="20"/>
              </w:rPr>
              <w:t>2012-07-22</w:t>
            </w:r>
          </w:p>
          <w:p w14:paraId="5118152D" w14:textId="77777777" w:rsidR="00480BD1" w:rsidRPr="001E2402"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276" w:type="dxa"/>
          </w:tcPr>
          <w:p w14:paraId="23F14254" w14:textId="585D46E0" w:rsidR="00480BD1" w:rsidRPr="001E2402" w:rsidRDefault="00480BD1" w:rsidP="00480BD1">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1E2402">
              <w:rPr>
                <w:color w:val="000000"/>
                <w:sz w:val="20"/>
                <w:szCs w:val="20"/>
              </w:rPr>
              <w:t>2013-04-18</w:t>
            </w:r>
          </w:p>
          <w:p w14:paraId="798A6854" w14:textId="77777777" w:rsidR="00480BD1" w:rsidRPr="001E2402"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824" w:type="dxa"/>
          </w:tcPr>
          <w:p w14:paraId="4DD15A39" w14:textId="77777777"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38</w:t>
            </w:r>
          </w:p>
        </w:tc>
        <w:tc>
          <w:tcPr>
            <w:tcW w:w="1134" w:type="dxa"/>
          </w:tcPr>
          <w:p w14:paraId="6CEFD1C5" w14:textId="06FB351C"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color w:val="000000"/>
                <w:sz w:val="20"/>
                <w:szCs w:val="20"/>
              </w:rPr>
              <w:t>Apollo</w:t>
            </w:r>
            <w:r>
              <w:rPr>
                <w:rFonts w:cs="Calibri"/>
                <w:sz w:val="20"/>
                <w:szCs w:val="20"/>
              </w:rPr>
              <w:t xml:space="preserve"> </w:t>
            </w:r>
          </w:p>
        </w:tc>
        <w:tc>
          <w:tcPr>
            <w:tcW w:w="1559" w:type="dxa"/>
          </w:tcPr>
          <w:p w14:paraId="4DFE40CC" w14:textId="54808E0E"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No</w:t>
            </w:r>
            <w:r w:rsidR="00E052B9">
              <w:rPr>
                <w:rFonts w:cs="Calibri"/>
                <w:sz w:val="20"/>
                <w:szCs w:val="20"/>
              </w:rPr>
              <w:t xml:space="preserve"> **</w:t>
            </w:r>
          </w:p>
        </w:tc>
        <w:tc>
          <w:tcPr>
            <w:tcW w:w="1786" w:type="dxa"/>
          </w:tcPr>
          <w:p w14:paraId="2EDCD259" w14:textId="28322923" w:rsidR="00480BD1" w:rsidRP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sidRPr="00480BD1">
              <w:rPr>
                <w:rFonts w:cs="Calibri"/>
                <w:sz w:val="20"/>
                <w:szCs w:val="20"/>
              </w:rPr>
              <w:t>1% low acidity glutaraldehyde</w:t>
            </w:r>
          </w:p>
        </w:tc>
        <w:tc>
          <w:tcPr>
            <w:tcW w:w="1926" w:type="dxa"/>
          </w:tcPr>
          <w:p w14:paraId="51A57FA6" w14:textId="74405F3D"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 xml:space="preserve">Polymerisation of glutaraldehyde </w:t>
            </w:r>
          </w:p>
        </w:tc>
      </w:tr>
      <w:tr w:rsidR="00480BD1" w14:paraId="496B6BBC" w14:textId="551ED3A0" w:rsidTr="002806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1C3B0C27" w14:textId="77777777" w:rsidR="00480BD1" w:rsidRDefault="00480BD1" w:rsidP="00480BD1">
            <w:pPr>
              <w:jc w:val="center"/>
              <w:rPr>
                <w:rFonts w:cs="Calibri"/>
                <w:sz w:val="20"/>
                <w:szCs w:val="20"/>
              </w:rPr>
            </w:pPr>
            <w:r>
              <w:rPr>
                <w:rFonts w:cs="Calibri"/>
                <w:sz w:val="20"/>
                <w:szCs w:val="20"/>
              </w:rPr>
              <w:t>Pulse</w:t>
            </w:r>
          </w:p>
        </w:tc>
        <w:tc>
          <w:tcPr>
            <w:tcW w:w="1246" w:type="dxa"/>
          </w:tcPr>
          <w:p w14:paraId="204DF236" w14:textId="77777777"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Pulse-10</w:t>
            </w:r>
          </w:p>
          <w:p w14:paraId="6951C460" w14:textId="77777777"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00E79103" w14:textId="3CFB43CE"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4548F4">
              <w:rPr>
                <w:color w:val="000000"/>
                <w:sz w:val="20"/>
                <w:szCs w:val="20"/>
              </w:rPr>
              <w:t>SS2013_V03</w:t>
            </w:r>
          </w:p>
        </w:tc>
        <w:tc>
          <w:tcPr>
            <w:tcW w:w="1247" w:type="dxa"/>
          </w:tcPr>
          <w:p w14:paraId="022E8C54" w14:textId="3D38BE44" w:rsidR="00480BD1" w:rsidRPr="001E2402" w:rsidRDefault="00480BD1" w:rsidP="00480BD1">
            <w:pPr>
              <w:jc w:val="center"/>
              <w:cnfStyle w:val="000000100000" w:firstRow="0" w:lastRow="0" w:firstColumn="0" w:lastColumn="0" w:oddVBand="0" w:evenVBand="0" w:oddHBand="1" w:evenHBand="0" w:firstRowFirstColumn="0" w:firstRowLastColumn="0" w:lastRowFirstColumn="0" w:lastRowLastColumn="0"/>
              <w:rPr>
                <w:color w:val="000000"/>
                <w:sz w:val="20"/>
                <w:szCs w:val="20"/>
                <w:highlight w:val="yellow"/>
              </w:rPr>
            </w:pPr>
            <w:r w:rsidRPr="004548F4">
              <w:rPr>
                <w:color w:val="000000"/>
                <w:sz w:val="20"/>
                <w:szCs w:val="20"/>
              </w:rPr>
              <w:t>SS2013_V06</w:t>
            </w:r>
          </w:p>
        </w:tc>
        <w:tc>
          <w:tcPr>
            <w:tcW w:w="1163" w:type="dxa"/>
          </w:tcPr>
          <w:p w14:paraId="61A02BB6" w14:textId="76233380" w:rsidR="00480BD1" w:rsidRPr="00CC5870"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CC5870">
              <w:rPr>
                <w:rFonts w:cs="Calibri"/>
                <w:sz w:val="20"/>
                <w:szCs w:val="20"/>
              </w:rPr>
              <w:t>2013-05-10</w:t>
            </w:r>
          </w:p>
        </w:tc>
        <w:tc>
          <w:tcPr>
            <w:tcW w:w="1276" w:type="dxa"/>
          </w:tcPr>
          <w:p w14:paraId="68D6EF10" w14:textId="78CDF5B0" w:rsidR="00480BD1" w:rsidRPr="00CC5870"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CC5870">
              <w:rPr>
                <w:rFonts w:cs="Calibri"/>
                <w:sz w:val="20"/>
                <w:szCs w:val="20"/>
              </w:rPr>
              <w:t>2013-10-07</w:t>
            </w:r>
          </w:p>
        </w:tc>
        <w:tc>
          <w:tcPr>
            <w:tcW w:w="824" w:type="dxa"/>
          </w:tcPr>
          <w:p w14:paraId="189E1E91" w14:textId="77777777"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28</w:t>
            </w:r>
          </w:p>
        </w:tc>
        <w:tc>
          <w:tcPr>
            <w:tcW w:w="1134" w:type="dxa"/>
          </w:tcPr>
          <w:p w14:paraId="05076DC8" w14:textId="144E7EB4"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Pr>
                <w:rFonts w:cs="Calibri"/>
                <w:color w:val="000000"/>
                <w:sz w:val="20"/>
                <w:szCs w:val="20"/>
              </w:rPr>
              <w:t>Artemis</w:t>
            </w:r>
          </w:p>
          <w:p w14:paraId="090B419D" w14:textId="77777777"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559" w:type="dxa"/>
          </w:tcPr>
          <w:p w14:paraId="41287DB5" w14:textId="21E4CFD2"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Yes</w:t>
            </w:r>
          </w:p>
        </w:tc>
        <w:tc>
          <w:tcPr>
            <w:tcW w:w="1786" w:type="dxa"/>
          </w:tcPr>
          <w:p w14:paraId="57C59449" w14:textId="4ADE67F2" w:rsidR="00480BD1" w:rsidRP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480BD1">
              <w:rPr>
                <w:rFonts w:cs="Calibri"/>
                <w:sz w:val="20"/>
                <w:szCs w:val="20"/>
              </w:rPr>
              <w:t>1% low acidity glutaraldehyde</w:t>
            </w:r>
          </w:p>
        </w:tc>
        <w:tc>
          <w:tcPr>
            <w:tcW w:w="1926" w:type="dxa"/>
          </w:tcPr>
          <w:p w14:paraId="1AA9968A" w14:textId="22759D86"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 xml:space="preserve">Shortened deployment </w:t>
            </w:r>
            <w:r w:rsidR="001270B1">
              <w:rPr>
                <w:rFonts w:cs="Calibri"/>
                <w:sz w:val="20"/>
                <w:szCs w:val="20"/>
              </w:rPr>
              <w:t>duration</w:t>
            </w:r>
          </w:p>
        </w:tc>
      </w:tr>
      <w:tr w:rsidR="00480BD1" w14:paraId="3B09B07A" w14:textId="7700F7CF" w:rsidTr="002806CD">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3910E31D" w14:textId="77777777" w:rsidR="00480BD1" w:rsidRDefault="00480BD1" w:rsidP="00480BD1">
            <w:pPr>
              <w:jc w:val="center"/>
              <w:rPr>
                <w:rFonts w:cs="Calibri"/>
                <w:sz w:val="20"/>
                <w:szCs w:val="20"/>
              </w:rPr>
            </w:pPr>
            <w:r>
              <w:rPr>
                <w:rFonts w:cs="Calibri"/>
                <w:sz w:val="20"/>
                <w:szCs w:val="20"/>
              </w:rPr>
              <w:t>Pulse</w:t>
            </w:r>
          </w:p>
        </w:tc>
        <w:tc>
          <w:tcPr>
            <w:tcW w:w="1246" w:type="dxa"/>
          </w:tcPr>
          <w:p w14:paraId="57E5A4E1" w14:textId="77777777"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Pulse-11</w:t>
            </w:r>
          </w:p>
          <w:p w14:paraId="1FF3214F" w14:textId="77777777"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305" w:type="dxa"/>
          </w:tcPr>
          <w:p w14:paraId="4D5197CF" w14:textId="347B4B9F"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4548F4">
              <w:rPr>
                <w:color w:val="000000"/>
                <w:sz w:val="20"/>
                <w:szCs w:val="20"/>
              </w:rPr>
              <w:t>IN2015_</w:t>
            </w:r>
            <w:r>
              <w:rPr>
                <w:color w:val="000000"/>
                <w:sz w:val="20"/>
                <w:szCs w:val="20"/>
              </w:rPr>
              <w:t>V</w:t>
            </w:r>
            <w:r w:rsidRPr="004548F4">
              <w:rPr>
                <w:color w:val="000000"/>
                <w:sz w:val="20"/>
                <w:szCs w:val="20"/>
              </w:rPr>
              <w:t>01</w:t>
            </w:r>
          </w:p>
        </w:tc>
        <w:tc>
          <w:tcPr>
            <w:tcW w:w="1247" w:type="dxa"/>
          </w:tcPr>
          <w:p w14:paraId="3C0C33DA" w14:textId="0FD57294" w:rsidR="00480BD1" w:rsidRPr="001E2402" w:rsidRDefault="00480BD1" w:rsidP="00480BD1">
            <w:pPr>
              <w:jc w:val="center"/>
              <w:cnfStyle w:val="000000000000" w:firstRow="0" w:lastRow="0" w:firstColumn="0" w:lastColumn="0" w:oddVBand="0" w:evenVBand="0" w:oddHBand="0" w:evenHBand="0" w:firstRowFirstColumn="0" w:firstRowLastColumn="0" w:lastRowFirstColumn="0" w:lastRowLastColumn="0"/>
              <w:rPr>
                <w:color w:val="000000"/>
                <w:sz w:val="20"/>
                <w:szCs w:val="20"/>
                <w:highlight w:val="yellow"/>
              </w:rPr>
            </w:pPr>
            <w:r w:rsidRPr="004548F4">
              <w:rPr>
                <w:color w:val="000000"/>
                <w:sz w:val="20"/>
                <w:szCs w:val="20"/>
              </w:rPr>
              <w:t>IN2016_V02</w:t>
            </w:r>
          </w:p>
        </w:tc>
        <w:tc>
          <w:tcPr>
            <w:tcW w:w="1163" w:type="dxa"/>
          </w:tcPr>
          <w:p w14:paraId="49004DCD" w14:textId="02837874" w:rsidR="00480BD1" w:rsidRPr="00CC5870"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sidRPr="00CC5870">
              <w:rPr>
                <w:rFonts w:cs="Calibri"/>
                <w:sz w:val="20"/>
                <w:szCs w:val="20"/>
              </w:rPr>
              <w:t>2015-03-30</w:t>
            </w:r>
          </w:p>
        </w:tc>
        <w:tc>
          <w:tcPr>
            <w:tcW w:w="1276" w:type="dxa"/>
          </w:tcPr>
          <w:p w14:paraId="6F972342" w14:textId="4E7E1E68" w:rsidR="00480BD1" w:rsidRPr="00CC5870"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sidRPr="00CC5870">
              <w:rPr>
                <w:rFonts w:cs="Calibri"/>
                <w:sz w:val="20"/>
                <w:szCs w:val="20"/>
              </w:rPr>
              <w:t>2016-09-03</w:t>
            </w:r>
          </w:p>
        </w:tc>
        <w:tc>
          <w:tcPr>
            <w:tcW w:w="824" w:type="dxa"/>
          </w:tcPr>
          <w:p w14:paraId="14307FD5" w14:textId="77777777"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28</w:t>
            </w:r>
          </w:p>
        </w:tc>
        <w:tc>
          <w:tcPr>
            <w:tcW w:w="1134" w:type="dxa"/>
          </w:tcPr>
          <w:p w14:paraId="1EAB8988" w14:textId="77777777"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Pr>
                <w:rFonts w:cs="Calibri"/>
                <w:color w:val="000000"/>
                <w:sz w:val="20"/>
                <w:szCs w:val="20"/>
              </w:rPr>
              <w:t>Artemis</w:t>
            </w:r>
          </w:p>
          <w:p w14:paraId="05821FA5" w14:textId="77777777"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559" w:type="dxa"/>
          </w:tcPr>
          <w:p w14:paraId="0A780FFA" w14:textId="4AB804EA"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Yes</w:t>
            </w:r>
          </w:p>
        </w:tc>
        <w:tc>
          <w:tcPr>
            <w:tcW w:w="1786" w:type="dxa"/>
          </w:tcPr>
          <w:p w14:paraId="2E59DA05" w14:textId="1D07029C" w:rsidR="00480BD1" w:rsidRP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sidRPr="00480BD1">
              <w:rPr>
                <w:rFonts w:cs="Calibri"/>
                <w:sz w:val="20"/>
                <w:szCs w:val="20"/>
              </w:rPr>
              <w:t>1% low acidity glutaraldehyde</w:t>
            </w:r>
          </w:p>
        </w:tc>
        <w:tc>
          <w:tcPr>
            <w:tcW w:w="1926" w:type="dxa"/>
          </w:tcPr>
          <w:p w14:paraId="7B2FAB91" w14:textId="27DCA700" w:rsidR="00480BD1" w:rsidRDefault="00480BD1" w:rsidP="00480BD1">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Full complement of samples returned</w:t>
            </w:r>
          </w:p>
        </w:tc>
      </w:tr>
      <w:tr w:rsidR="00480BD1" w14:paraId="4039A87D" w14:textId="6ED5E51D" w:rsidTr="002806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7DC41D2C" w14:textId="77777777" w:rsidR="00480BD1" w:rsidRDefault="00480BD1" w:rsidP="00480BD1">
            <w:pPr>
              <w:jc w:val="center"/>
              <w:rPr>
                <w:rFonts w:cs="Calibri"/>
                <w:sz w:val="20"/>
                <w:szCs w:val="20"/>
              </w:rPr>
            </w:pPr>
            <w:r>
              <w:rPr>
                <w:rFonts w:cs="Calibri"/>
                <w:sz w:val="20"/>
                <w:szCs w:val="20"/>
              </w:rPr>
              <w:t>SOFS</w:t>
            </w:r>
          </w:p>
        </w:tc>
        <w:tc>
          <w:tcPr>
            <w:tcW w:w="1246" w:type="dxa"/>
          </w:tcPr>
          <w:p w14:paraId="67A00D8E" w14:textId="77777777"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FluxPulse-1</w:t>
            </w:r>
          </w:p>
          <w:p w14:paraId="0234E212" w14:textId="77777777"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7D2EBC3D" w14:textId="07585C41" w:rsidR="00480BD1" w:rsidRPr="00610F99" w:rsidRDefault="00480BD1" w:rsidP="00480BD1">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610F99">
              <w:rPr>
                <w:color w:val="000000"/>
                <w:sz w:val="20"/>
                <w:szCs w:val="20"/>
              </w:rPr>
              <w:t>IN2016-V02</w:t>
            </w:r>
          </w:p>
          <w:p w14:paraId="41D18C14" w14:textId="21C40C58"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47" w:type="dxa"/>
          </w:tcPr>
          <w:p w14:paraId="7284B070" w14:textId="37BA68FD" w:rsidR="00480BD1" w:rsidRPr="001E2402" w:rsidRDefault="00480BD1" w:rsidP="00480BD1">
            <w:pPr>
              <w:jc w:val="center"/>
              <w:cnfStyle w:val="000000100000" w:firstRow="0" w:lastRow="0" w:firstColumn="0" w:lastColumn="0" w:oddVBand="0" w:evenVBand="0" w:oddHBand="1" w:evenHBand="0" w:firstRowFirstColumn="0" w:firstRowLastColumn="0" w:lastRowFirstColumn="0" w:lastRowLastColumn="0"/>
              <w:rPr>
                <w:color w:val="000000"/>
                <w:sz w:val="20"/>
                <w:szCs w:val="20"/>
                <w:highlight w:val="yellow"/>
              </w:rPr>
            </w:pPr>
            <w:r w:rsidRPr="00F40D48">
              <w:rPr>
                <w:color w:val="000000"/>
                <w:sz w:val="20"/>
                <w:szCs w:val="20"/>
              </w:rPr>
              <w:t>NA</w:t>
            </w:r>
          </w:p>
        </w:tc>
        <w:tc>
          <w:tcPr>
            <w:tcW w:w="1163" w:type="dxa"/>
          </w:tcPr>
          <w:p w14:paraId="5E4EE7EF" w14:textId="02DB3DB2" w:rsidR="00480BD1" w:rsidRPr="008F180E"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8F180E">
              <w:rPr>
                <w:rFonts w:cs="Calibri"/>
                <w:sz w:val="20"/>
                <w:szCs w:val="20"/>
              </w:rPr>
              <w:t>NA</w:t>
            </w:r>
          </w:p>
        </w:tc>
        <w:tc>
          <w:tcPr>
            <w:tcW w:w="1276" w:type="dxa"/>
          </w:tcPr>
          <w:p w14:paraId="5D0F6F97" w14:textId="6EA0B22E" w:rsidR="00480BD1" w:rsidRPr="008F180E"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8F180E">
              <w:rPr>
                <w:rFonts w:cs="Calibri"/>
                <w:sz w:val="20"/>
                <w:szCs w:val="20"/>
              </w:rPr>
              <w:t>NA</w:t>
            </w:r>
          </w:p>
        </w:tc>
        <w:tc>
          <w:tcPr>
            <w:tcW w:w="824" w:type="dxa"/>
          </w:tcPr>
          <w:p w14:paraId="3438CEF8" w14:textId="77777777"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30</w:t>
            </w:r>
          </w:p>
        </w:tc>
        <w:tc>
          <w:tcPr>
            <w:tcW w:w="1134" w:type="dxa"/>
          </w:tcPr>
          <w:p w14:paraId="0AC57FC7" w14:textId="64CF7968"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color w:val="000000"/>
                <w:sz w:val="20"/>
                <w:szCs w:val="20"/>
              </w:rPr>
              <w:t>Apollo</w:t>
            </w:r>
          </w:p>
        </w:tc>
        <w:tc>
          <w:tcPr>
            <w:tcW w:w="1559" w:type="dxa"/>
          </w:tcPr>
          <w:p w14:paraId="4D653F49" w14:textId="7EF2C5EE"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No</w:t>
            </w:r>
          </w:p>
        </w:tc>
        <w:tc>
          <w:tcPr>
            <w:tcW w:w="1786" w:type="dxa"/>
          </w:tcPr>
          <w:p w14:paraId="50D84568" w14:textId="4B8CE686" w:rsidR="00480BD1" w:rsidRP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480BD1">
              <w:rPr>
                <w:rFonts w:cs="Calibri"/>
                <w:sz w:val="20"/>
                <w:szCs w:val="20"/>
              </w:rPr>
              <w:t>1% low acidity glutaraldehyde</w:t>
            </w:r>
          </w:p>
        </w:tc>
        <w:tc>
          <w:tcPr>
            <w:tcW w:w="1926" w:type="dxa"/>
          </w:tcPr>
          <w:p w14:paraId="1EC38B17" w14:textId="45C58515" w:rsidR="00480BD1" w:rsidRDefault="00480BD1" w:rsidP="00480BD1">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Sampler lost</w:t>
            </w:r>
          </w:p>
        </w:tc>
      </w:tr>
      <w:tr w:rsidR="00AA2DBC" w14:paraId="654566A2" w14:textId="4EBBA714" w:rsidTr="002806CD">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7F019C7F" w14:textId="77777777" w:rsidR="00AA2DBC" w:rsidRDefault="00AA2DBC" w:rsidP="006D7E0C">
            <w:pPr>
              <w:jc w:val="center"/>
              <w:rPr>
                <w:rFonts w:cs="Calibri"/>
                <w:sz w:val="20"/>
                <w:szCs w:val="20"/>
              </w:rPr>
            </w:pPr>
            <w:r>
              <w:rPr>
                <w:rFonts w:cs="Calibri"/>
                <w:sz w:val="20"/>
                <w:szCs w:val="20"/>
              </w:rPr>
              <w:t>SOFS</w:t>
            </w:r>
          </w:p>
        </w:tc>
        <w:tc>
          <w:tcPr>
            <w:tcW w:w="1246" w:type="dxa"/>
          </w:tcPr>
          <w:p w14:paraId="7BDDB336" w14:textId="77777777" w:rsidR="00AA2DBC" w:rsidRDefault="00AA2DBC" w:rsidP="006D7E0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 xml:space="preserve">SOFS-7 </w:t>
            </w:r>
          </w:p>
          <w:p w14:paraId="03312139" w14:textId="77777777" w:rsidR="00AA2DBC" w:rsidRDefault="00AA2DBC"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p>
        </w:tc>
        <w:tc>
          <w:tcPr>
            <w:tcW w:w="1305" w:type="dxa"/>
          </w:tcPr>
          <w:p w14:paraId="0ED42BE7" w14:textId="4C9B7FEC" w:rsidR="00AA2DBC" w:rsidRDefault="00F40D48" w:rsidP="006D7E0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IN2018_V02</w:t>
            </w:r>
          </w:p>
        </w:tc>
        <w:tc>
          <w:tcPr>
            <w:tcW w:w="1247" w:type="dxa"/>
          </w:tcPr>
          <w:p w14:paraId="0CC40323" w14:textId="0935BDD6" w:rsidR="00AA2DBC" w:rsidRPr="001E2402" w:rsidRDefault="00F40D48" w:rsidP="006D7E0C">
            <w:pPr>
              <w:jc w:val="center"/>
              <w:cnfStyle w:val="000000000000" w:firstRow="0" w:lastRow="0" w:firstColumn="0" w:lastColumn="0" w:oddVBand="0" w:evenVBand="0" w:oddHBand="0" w:evenHBand="0" w:firstRowFirstColumn="0" w:firstRowLastColumn="0" w:lastRowFirstColumn="0" w:lastRowLastColumn="0"/>
              <w:rPr>
                <w:color w:val="000000"/>
                <w:sz w:val="20"/>
                <w:szCs w:val="20"/>
                <w:highlight w:val="yellow"/>
              </w:rPr>
            </w:pPr>
            <w:r w:rsidRPr="00F40D48">
              <w:rPr>
                <w:color w:val="000000"/>
                <w:sz w:val="20"/>
                <w:szCs w:val="20"/>
              </w:rPr>
              <w:t>IN2018_V02</w:t>
            </w:r>
          </w:p>
        </w:tc>
        <w:tc>
          <w:tcPr>
            <w:tcW w:w="1163" w:type="dxa"/>
          </w:tcPr>
          <w:p w14:paraId="206726AF" w14:textId="4FC34765" w:rsidR="00AA2DBC" w:rsidRPr="001E2402" w:rsidRDefault="00610F99"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highlight w:val="yellow"/>
              </w:rPr>
            </w:pPr>
            <w:r w:rsidRPr="00610F99">
              <w:rPr>
                <w:color w:val="000000"/>
                <w:sz w:val="20"/>
                <w:szCs w:val="20"/>
              </w:rPr>
              <w:t>2018-03-13</w:t>
            </w:r>
          </w:p>
        </w:tc>
        <w:tc>
          <w:tcPr>
            <w:tcW w:w="1276" w:type="dxa"/>
          </w:tcPr>
          <w:p w14:paraId="35EC5F89" w14:textId="205EF072" w:rsidR="00AA2DBC" w:rsidRPr="001E2402" w:rsidRDefault="00F40D48"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highlight w:val="yellow"/>
              </w:rPr>
            </w:pPr>
            <w:r w:rsidRPr="00F40D48">
              <w:rPr>
                <w:rFonts w:cs="Calibri"/>
                <w:sz w:val="20"/>
                <w:szCs w:val="20"/>
              </w:rPr>
              <w:t>NA</w:t>
            </w:r>
          </w:p>
        </w:tc>
        <w:tc>
          <w:tcPr>
            <w:tcW w:w="824" w:type="dxa"/>
          </w:tcPr>
          <w:p w14:paraId="4819E13D" w14:textId="77777777" w:rsidR="00AA2DBC" w:rsidRDefault="00AA2DBC"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4</w:t>
            </w:r>
          </w:p>
        </w:tc>
        <w:tc>
          <w:tcPr>
            <w:tcW w:w="1134" w:type="dxa"/>
          </w:tcPr>
          <w:p w14:paraId="49F39A47" w14:textId="1AE5EE32" w:rsidR="00AA2DBC" w:rsidRDefault="00610F99"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sidRPr="00610F99">
              <w:rPr>
                <w:color w:val="000000"/>
                <w:sz w:val="20"/>
                <w:szCs w:val="20"/>
              </w:rPr>
              <w:t>Orpheus</w:t>
            </w:r>
          </w:p>
        </w:tc>
        <w:tc>
          <w:tcPr>
            <w:tcW w:w="1559" w:type="dxa"/>
          </w:tcPr>
          <w:p w14:paraId="3FACDA74" w14:textId="761FE71A" w:rsidR="00AA2DBC" w:rsidRDefault="007B59C0"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Yes</w:t>
            </w:r>
          </w:p>
        </w:tc>
        <w:tc>
          <w:tcPr>
            <w:tcW w:w="1786" w:type="dxa"/>
          </w:tcPr>
          <w:p w14:paraId="4C8147A2" w14:textId="753340AD" w:rsidR="00AA2DBC" w:rsidRPr="00440315" w:rsidRDefault="00440315"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sidRPr="00440315">
              <w:rPr>
                <w:sz w:val="20"/>
                <w:szCs w:val="20"/>
              </w:rPr>
              <w:t>80µM</w:t>
            </w:r>
            <w:r w:rsidRPr="00440315">
              <w:rPr>
                <w:rFonts w:cs="Calibri"/>
                <w:sz w:val="20"/>
                <w:szCs w:val="20"/>
              </w:rPr>
              <w:t xml:space="preserve"> m</w:t>
            </w:r>
            <w:r w:rsidR="00AA2DBC" w:rsidRPr="00440315">
              <w:rPr>
                <w:rFonts w:cs="Calibri"/>
                <w:sz w:val="20"/>
                <w:szCs w:val="20"/>
              </w:rPr>
              <w:t>ercuric chloride</w:t>
            </w:r>
          </w:p>
        </w:tc>
        <w:tc>
          <w:tcPr>
            <w:tcW w:w="1926" w:type="dxa"/>
          </w:tcPr>
          <w:p w14:paraId="7BE71989" w14:textId="77777777" w:rsidR="00AA2DBC" w:rsidRDefault="00E569D5"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Mooring failure</w:t>
            </w:r>
          </w:p>
          <w:p w14:paraId="10058D2D" w14:textId="458304DA" w:rsidR="001270B1" w:rsidRDefault="001270B1" w:rsidP="006D7E0C">
            <w:pPr>
              <w:jc w:val="center"/>
              <w:cnfStyle w:val="000000000000" w:firstRow="0" w:lastRow="0" w:firstColumn="0" w:lastColumn="0" w:oddVBand="0" w:evenVBand="0" w:oddHBand="0" w:evenHBand="0" w:firstRowFirstColumn="0" w:firstRowLastColumn="0" w:lastRowFirstColumn="0" w:lastRowLastColumn="0"/>
              <w:rPr>
                <w:rFonts w:cs="Calibri"/>
                <w:sz w:val="20"/>
                <w:szCs w:val="20"/>
              </w:rPr>
            </w:pPr>
            <w:r>
              <w:rPr>
                <w:rFonts w:cs="Calibri"/>
                <w:sz w:val="20"/>
                <w:szCs w:val="20"/>
              </w:rPr>
              <w:t>1 plankton sample</w:t>
            </w:r>
          </w:p>
        </w:tc>
      </w:tr>
      <w:tr w:rsidR="0039078F" w14:paraId="786D8F39" w14:textId="4005A1D5" w:rsidTr="002806C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327F5488" w14:textId="77777777" w:rsidR="0039078F" w:rsidRDefault="0039078F" w:rsidP="0039078F">
            <w:pPr>
              <w:jc w:val="center"/>
              <w:rPr>
                <w:rFonts w:cs="Calibri"/>
                <w:sz w:val="20"/>
                <w:szCs w:val="20"/>
              </w:rPr>
            </w:pPr>
            <w:r>
              <w:rPr>
                <w:rFonts w:cs="Calibri"/>
                <w:sz w:val="20"/>
                <w:szCs w:val="20"/>
              </w:rPr>
              <w:t>SOFS</w:t>
            </w:r>
          </w:p>
        </w:tc>
        <w:tc>
          <w:tcPr>
            <w:tcW w:w="1246" w:type="dxa"/>
          </w:tcPr>
          <w:p w14:paraId="59DAACA9" w14:textId="77777777" w:rsidR="0039078F" w:rsidRDefault="0039078F" w:rsidP="0039078F">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SOFS-7.5</w:t>
            </w:r>
          </w:p>
          <w:p w14:paraId="351EC5A2" w14:textId="77777777" w:rsidR="0039078F" w:rsidRDefault="0039078F" w:rsidP="0039078F">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p>
        </w:tc>
        <w:tc>
          <w:tcPr>
            <w:tcW w:w="1305" w:type="dxa"/>
          </w:tcPr>
          <w:p w14:paraId="7890A373" w14:textId="4D2CBEEE" w:rsidR="0039078F" w:rsidRDefault="0039078F" w:rsidP="0039078F">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023A29">
              <w:rPr>
                <w:color w:val="000000"/>
                <w:sz w:val="20"/>
                <w:szCs w:val="20"/>
              </w:rPr>
              <w:t>IN2018_V07</w:t>
            </w:r>
          </w:p>
        </w:tc>
        <w:tc>
          <w:tcPr>
            <w:tcW w:w="1247" w:type="dxa"/>
          </w:tcPr>
          <w:p w14:paraId="12B998F3" w14:textId="2A602246" w:rsidR="0039078F" w:rsidRPr="001E2402" w:rsidRDefault="0039078F" w:rsidP="0039078F">
            <w:pPr>
              <w:jc w:val="center"/>
              <w:cnfStyle w:val="000000100000" w:firstRow="0" w:lastRow="0" w:firstColumn="0" w:lastColumn="0" w:oddVBand="0" w:evenVBand="0" w:oddHBand="1" w:evenHBand="0" w:firstRowFirstColumn="0" w:firstRowLastColumn="0" w:lastRowFirstColumn="0" w:lastRowLastColumn="0"/>
              <w:rPr>
                <w:color w:val="000000"/>
                <w:sz w:val="20"/>
                <w:szCs w:val="20"/>
                <w:highlight w:val="yellow"/>
              </w:rPr>
            </w:pPr>
            <w:r w:rsidRPr="00023A29">
              <w:rPr>
                <w:color w:val="000000"/>
                <w:sz w:val="20"/>
                <w:szCs w:val="20"/>
              </w:rPr>
              <w:t>IN2019_V02</w:t>
            </w:r>
          </w:p>
        </w:tc>
        <w:tc>
          <w:tcPr>
            <w:tcW w:w="1163" w:type="dxa"/>
          </w:tcPr>
          <w:p w14:paraId="0954B180" w14:textId="1A2C5992" w:rsidR="0039078F" w:rsidRPr="008F180E" w:rsidRDefault="0039078F" w:rsidP="0039078F">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8F180E">
              <w:rPr>
                <w:color w:val="000000"/>
                <w:sz w:val="20"/>
                <w:szCs w:val="20"/>
              </w:rPr>
              <w:t>2018-08-27</w:t>
            </w:r>
          </w:p>
        </w:tc>
        <w:tc>
          <w:tcPr>
            <w:tcW w:w="1276" w:type="dxa"/>
          </w:tcPr>
          <w:p w14:paraId="1D611B94" w14:textId="0621F89C" w:rsidR="0039078F" w:rsidRPr="008F180E" w:rsidRDefault="0039078F" w:rsidP="0039078F">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8F180E">
              <w:rPr>
                <w:rFonts w:cs="Calibri"/>
                <w:sz w:val="20"/>
                <w:szCs w:val="20"/>
              </w:rPr>
              <w:t>2019-03-22</w:t>
            </w:r>
          </w:p>
        </w:tc>
        <w:tc>
          <w:tcPr>
            <w:tcW w:w="824" w:type="dxa"/>
          </w:tcPr>
          <w:p w14:paraId="316BAFA5" w14:textId="77777777" w:rsidR="0039078F" w:rsidRDefault="0039078F" w:rsidP="0039078F">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4</w:t>
            </w:r>
          </w:p>
        </w:tc>
        <w:tc>
          <w:tcPr>
            <w:tcW w:w="1134" w:type="dxa"/>
          </w:tcPr>
          <w:p w14:paraId="668E646D" w14:textId="66D3B64E" w:rsidR="0039078F" w:rsidRDefault="0039078F" w:rsidP="0039078F">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610F99">
              <w:rPr>
                <w:color w:val="000000"/>
                <w:sz w:val="20"/>
                <w:szCs w:val="20"/>
              </w:rPr>
              <w:t xml:space="preserve">Orpheus </w:t>
            </w:r>
          </w:p>
        </w:tc>
        <w:tc>
          <w:tcPr>
            <w:tcW w:w="1559" w:type="dxa"/>
          </w:tcPr>
          <w:p w14:paraId="0EE1685E" w14:textId="6684A9AB" w:rsidR="0039078F" w:rsidRDefault="0052536A" w:rsidP="0039078F">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Yes</w:t>
            </w:r>
          </w:p>
        </w:tc>
        <w:tc>
          <w:tcPr>
            <w:tcW w:w="1786" w:type="dxa"/>
          </w:tcPr>
          <w:p w14:paraId="753EA341" w14:textId="5AC4828F" w:rsidR="0039078F" w:rsidRDefault="0039078F" w:rsidP="0039078F">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sidRPr="00440315">
              <w:rPr>
                <w:sz w:val="20"/>
                <w:szCs w:val="20"/>
              </w:rPr>
              <w:t>80µM</w:t>
            </w:r>
            <w:r w:rsidRPr="00440315">
              <w:rPr>
                <w:rFonts w:cs="Calibri"/>
                <w:sz w:val="20"/>
                <w:szCs w:val="20"/>
              </w:rPr>
              <w:t xml:space="preserve"> mercuric chloride</w:t>
            </w:r>
          </w:p>
        </w:tc>
        <w:tc>
          <w:tcPr>
            <w:tcW w:w="1926" w:type="dxa"/>
          </w:tcPr>
          <w:p w14:paraId="331E41D8" w14:textId="56FF84EA" w:rsidR="0039078F" w:rsidRDefault="0039078F" w:rsidP="0039078F">
            <w:pPr>
              <w:jc w:val="cente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Full complement of samples returned</w:t>
            </w:r>
          </w:p>
        </w:tc>
      </w:tr>
      <w:bookmarkEnd w:id="57"/>
    </w:tbl>
    <w:p w14:paraId="422C199E" w14:textId="42372E15" w:rsidR="001E2402" w:rsidRDefault="001E2402">
      <w:pPr>
        <w:spacing w:line="276" w:lineRule="auto"/>
        <w:jc w:val="both"/>
        <w:rPr>
          <w:rFonts w:cs="Calibri"/>
          <w:szCs w:val="22"/>
        </w:rPr>
        <w:sectPr w:rsidR="001E2402" w:rsidSect="00E95C81">
          <w:pgSz w:w="16838" w:h="11906" w:orient="landscape"/>
          <w:pgMar w:top="1134" w:right="1134" w:bottom="1134" w:left="1134" w:header="510" w:footer="624" w:gutter="0"/>
          <w:pgNumType w:start="1"/>
          <w:cols w:space="284"/>
          <w:docGrid w:linePitch="360"/>
        </w:sectPr>
      </w:pPr>
    </w:p>
    <w:p w14:paraId="14534596" w14:textId="7D7F8F80" w:rsidR="007228AB" w:rsidRPr="007228AB" w:rsidRDefault="000E1F20">
      <w:pPr>
        <w:pStyle w:val="Heading1"/>
        <w:spacing w:after="0"/>
        <w:rPr>
          <w:szCs w:val="24"/>
        </w:rPr>
      </w:pPr>
      <w:bookmarkStart w:id="64" w:name="_Toc44707339"/>
      <w:bookmarkStart w:id="65" w:name="_Toc27660394"/>
      <w:r>
        <w:lastRenderedPageBreak/>
        <w:t xml:space="preserve">Quality assurance of sample collection </w:t>
      </w:r>
      <w:r w:rsidR="007228AB">
        <w:t>and analysis</w:t>
      </w:r>
      <w:bookmarkEnd w:id="64"/>
    </w:p>
    <w:p w14:paraId="56673370" w14:textId="384D9B80" w:rsidR="00CD395A" w:rsidRDefault="000E1F20" w:rsidP="007228AB">
      <w:pPr>
        <w:pStyle w:val="Heading2"/>
      </w:pPr>
      <w:bookmarkStart w:id="66" w:name="_Toc44707340"/>
      <w:r>
        <w:t>Preparation of the RAS.</w:t>
      </w:r>
      <w:bookmarkEnd w:id="65"/>
      <w:bookmarkEnd w:id="66"/>
    </w:p>
    <w:p w14:paraId="6FFAED93" w14:textId="1F522105" w:rsidR="00CD395A" w:rsidRPr="007228AB" w:rsidRDefault="000E1F20" w:rsidP="007228AB">
      <w:pPr>
        <w:pStyle w:val="BodyText"/>
      </w:pPr>
      <w:r w:rsidRPr="007228AB">
        <w:t xml:space="preserve">Over the lifetime of the project, the configuration of the sampler has undergone </w:t>
      </w:r>
      <w:r w:rsidR="00BF1907" w:rsidRPr="007228AB">
        <w:t xml:space="preserve">design </w:t>
      </w:r>
      <w:r w:rsidRPr="007228AB">
        <w:t>change</w:t>
      </w:r>
      <w:r w:rsidR="00BF1907" w:rsidRPr="007228AB">
        <w:t>s,</w:t>
      </w:r>
      <w:r w:rsidRPr="007228AB">
        <w:t xml:space="preserve"> along with the </w:t>
      </w:r>
      <w:r w:rsidR="00E756E5" w:rsidRPr="007228AB">
        <w:t xml:space="preserve">number and type of </w:t>
      </w:r>
      <w:r w:rsidRPr="007228AB">
        <w:t xml:space="preserve">accompanying sensors. The various configurations and deployments are outlined in the relevant SOTS Annual Reports (Report 2. Samples). </w:t>
      </w:r>
      <w:r w:rsidR="00BF1907" w:rsidRPr="007228AB">
        <w:t>T</w:t>
      </w:r>
      <w:r w:rsidRPr="007228AB">
        <w:t>he sampler collects whole water samples that are unfiltered,</w:t>
      </w:r>
      <w:r w:rsidR="00BF1907" w:rsidRPr="007228AB">
        <w:t xml:space="preserve"> except for passing through a 1000 </w:t>
      </w:r>
      <w:proofErr w:type="spellStart"/>
      <w:r w:rsidR="00BF1907" w:rsidRPr="007228AB">
        <w:t>μm</w:t>
      </w:r>
      <w:proofErr w:type="spellEnd"/>
      <w:r w:rsidR="00BF1907" w:rsidRPr="007228AB">
        <w:t xml:space="preserve"> plastic mesh shield on the sample inlet</w:t>
      </w:r>
      <w:r w:rsidRPr="007228AB">
        <w:t xml:space="preserve">. The most significant difference </w:t>
      </w:r>
      <w:r w:rsidR="00BF1907" w:rsidRPr="007228AB">
        <w:t>in design</w:t>
      </w:r>
      <w:r w:rsidR="00E756E5" w:rsidRPr="007228AB">
        <w:t xml:space="preserve"> over time</w:t>
      </w:r>
      <w:r w:rsidR="00BF1907" w:rsidRPr="007228AB">
        <w:t xml:space="preserve"> </w:t>
      </w:r>
      <w:r w:rsidRPr="007228AB">
        <w:t xml:space="preserve">is between the Pulse moorings on which the RAS was deployed at </w:t>
      </w:r>
      <w:r w:rsidR="00321EE7">
        <w:t>~</w:t>
      </w:r>
      <w:r w:rsidRPr="007228AB">
        <w:t xml:space="preserve">30m depth, and the SOFS mooring on which the RAS was inside the SOFS mooring surface float with an intake at </w:t>
      </w:r>
      <w:r w:rsidR="00321EE7">
        <w:t>~</w:t>
      </w:r>
      <w:r w:rsidRPr="007228AB">
        <w:t>4.5m depth</w:t>
      </w:r>
      <w:r w:rsidR="00610F99" w:rsidRPr="007228AB">
        <w:t xml:space="preserve"> (see </w:t>
      </w:r>
      <w:r w:rsidR="00610F99" w:rsidRPr="007228AB">
        <w:fldChar w:fldCharType="begin"/>
      </w:r>
      <w:r w:rsidR="00610F99" w:rsidRPr="007228AB">
        <w:instrText xml:space="preserve"> REF _Ref42593494 \h </w:instrText>
      </w:r>
      <w:r w:rsidR="007228AB">
        <w:instrText xml:space="preserve"> \* MERGEFORMAT </w:instrText>
      </w:r>
      <w:r w:rsidR="00610F99" w:rsidRPr="007228AB">
        <w:fldChar w:fldCharType="separate"/>
      </w:r>
      <w:r w:rsidR="00610F99" w:rsidRPr="007228AB">
        <w:t>Table 1</w:t>
      </w:r>
      <w:r w:rsidR="00610F99" w:rsidRPr="007228AB">
        <w:fldChar w:fldCharType="end"/>
      </w:r>
      <w:r w:rsidR="00610F99" w:rsidRPr="007228AB">
        <w:t>)</w:t>
      </w:r>
      <w:r w:rsidRPr="007228AB">
        <w:t xml:space="preserve">. </w:t>
      </w:r>
    </w:p>
    <w:p w14:paraId="08790F60" w14:textId="4D6A60E7" w:rsidR="00CD395A" w:rsidRPr="007228AB" w:rsidRDefault="000E1F20" w:rsidP="007228AB">
      <w:pPr>
        <w:pStyle w:val="BodyText"/>
      </w:pPr>
      <w:r w:rsidRPr="007228AB">
        <w:t>Three samplers are rotated on the moorings, as identified with the following serial numbers and names (see</w:t>
      </w:r>
      <w:r w:rsidR="00A43DA3" w:rsidRPr="007228AB">
        <w:t xml:space="preserve"> </w:t>
      </w:r>
      <w:r w:rsidRPr="007228AB">
        <w:t>Table 1</w:t>
      </w:r>
      <w:r w:rsidR="00BF1907" w:rsidRPr="007228AB">
        <w:t xml:space="preserve"> and </w:t>
      </w:r>
      <w:r w:rsidR="00BF1907" w:rsidRPr="007228AB">
        <w:fldChar w:fldCharType="begin"/>
      </w:r>
      <w:r w:rsidR="00BF1907" w:rsidRPr="007228AB">
        <w:instrText xml:space="preserve"> REF _Ref42607795 \h </w:instrText>
      </w:r>
      <w:r w:rsidR="007228AB">
        <w:instrText xml:space="preserve"> \* MERGEFORMAT </w:instrText>
      </w:r>
      <w:r w:rsidR="00BF1907" w:rsidRPr="007228AB">
        <w:fldChar w:fldCharType="separate"/>
      </w:r>
      <w:r w:rsidR="00BF1907" w:rsidRPr="007228AB">
        <w:t>Table 2</w:t>
      </w:r>
      <w:r w:rsidR="00BF1907" w:rsidRPr="007228AB">
        <w:fldChar w:fldCharType="end"/>
      </w:r>
      <w:r w:rsidRPr="007228AB">
        <w:t xml:space="preserve">).  </w:t>
      </w:r>
      <w:r w:rsidRPr="00715AC0">
        <w:rPr>
          <w:i/>
          <w:iCs/>
        </w:rPr>
        <w:t>Artemis</w:t>
      </w:r>
      <w:r w:rsidRPr="007228AB">
        <w:t xml:space="preserve"> has had a controller upgrade to allow longer flushing times. </w:t>
      </w:r>
      <w:r w:rsidRPr="00715AC0">
        <w:rPr>
          <w:i/>
          <w:iCs/>
        </w:rPr>
        <w:t>Apollo</w:t>
      </w:r>
      <w:r w:rsidRPr="007228AB">
        <w:t xml:space="preserve"> was lost with the Flux-Pulse mooring and </w:t>
      </w:r>
      <w:r w:rsidRPr="00715AC0">
        <w:rPr>
          <w:i/>
          <w:iCs/>
        </w:rPr>
        <w:t>Orpheus</w:t>
      </w:r>
      <w:r w:rsidRPr="007228AB">
        <w:t xml:space="preserve"> is the most contemporary.</w:t>
      </w:r>
    </w:p>
    <w:p w14:paraId="274F89CD" w14:textId="77777777" w:rsidR="00CD395A" w:rsidRPr="007228AB" w:rsidRDefault="000E1F20" w:rsidP="007228AB">
      <w:pPr>
        <w:pStyle w:val="BodyText"/>
      </w:pPr>
      <w:r w:rsidRPr="007228AB">
        <w:t xml:space="preserve">RAS3-48-500 11906-01 </w:t>
      </w:r>
      <w:r w:rsidRPr="007228AB">
        <w:rPr>
          <w:i/>
          <w:iCs/>
        </w:rPr>
        <w:t>Artemis</w:t>
      </w:r>
    </w:p>
    <w:p w14:paraId="31665298" w14:textId="77777777" w:rsidR="00CD395A" w:rsidRPr="007228AB" w:rsidRDefault="000E1F20" w:rsidP="007228AB">
      <w:pPr>
        <w:pStyle w:val="BodyText"/>
      </w:pPr>
      <w:r w:rsidRPr="007228AB">
        <w:t xml:space="preserve">RAS3-48-500 12709-01 </w:t>
      </w:r>
      <w:r w:rsidRPr="007228AB">
        <w:rPr>
          <w:i/>
          <w:iCs/>
        </w:rPr>
        <w:t>Apollo</w:t>
      </w:r>
    </w:p>
    <w:p w14:paraId="3D7B51E2" w14:textId="77777777" w:rsidR="00CD395A" w:rsidRPr="007228AB" w:rsidRDefault="000E1F20" w:rsidP="007228AB">
      <w:pPr>
        <w:pStyle w:val="BodyText"/>
      </w:pPr>
      <w:r w:rsidRPr="007228AB">
        <w:t xml:space="preserve">RAS3-48-500 14384-01 </w:t>
      </w:r>
      <w:r w:rsidRPr="007228AB">
        <w:rPr>
          <w:i/>
          <w:iCs/>
        </w:rPr>
        <w:t>Orpheus</w:t>
      </w:r>
    </w:p>
    <w:p w14:paraId="3F011B93" w14:textId="3AC304FD" w:rsidR="00CD395A" w:rsidRPr="007228AB" w:rsidRDefault="000E1F20" w:rsidP="007228AB">
      <w:pPr>
        <w:pStyle w:val="BodyText"/>
      </w:pPr>
      <w:r w:rsidRPr="007228AB">
        <w:t>The annual SOTS Report 2</w:t>
      </w:r>
      <w:r w:rsidR="00A43DA3" w:rsidRPr="007228AB">
        <w:t>.</w:t>
      </w:r>
      <w:r w:rsidRPr="007228AB">
        <w:t xml:space="preserve"> Samples does not exhaustively outline the preparation of the instruments from a quality assurance perspective and additional considerations are as follows. Contamination is minimised for all surfaces of the RAS that are in contact with the sample by cleaning with zero phosphate rinseable detergent (2% </w:t>
      </w:r>
      <w:proofErr w:type="spellStart"/>
      <w:r w:rsidRPr="007228AB">
        <w:t>Neutracon</w:t>
      </w:r>
      <w:proofErr w:type="spellEnd"/>
      <w:r w:rsidRPr="007228AB">
        <w:t xml:space="preserve">) followed by copious rinsing with </w:t>
      </w:r>
      <w:proofErr w:type="spellStart"/>
      <w:r w:rsidRPr="007228AB">
        <w:t>milliQ</w:t>
      </w:r>
      <w:proofErr w:type="spellEnd"/>
      <w:r w:rsidRPr="007228AB">
        <w:t xml:space="preserve"> water of all 49 ports </w:t>
      </w:r>
      <w:r w:rsidR="00321EE7">
        <w:t xml:space="preserve">(48 samples and the inlet) </w:t>
      </w:r>
      <w:r w:rsidRPr="007228AB">
        <w:t xml:space="preserve">via a program that repeatedly steps through the port positions. The quality of the Tedlar sample bags has decreased over the life of the program and they now required increased cleaning </w:t>
      </w:r>
      <w:r w:rsidR="00E756E5" w:rsidRPr="007228AB">
        <w:t xml:space="preserve">prior to installation, </w:t>
      </w:r>
      <w:r w:rsidRPr="007228AB">
        <w:t xml:space="preserve">and are rinsed at least 3 times with </w:t>
      </w:r>
      <w:proofErr w:type="spellStart"/>
      <w:r w:rsidRPr="007228AB">
        <w:t>milliQ</w:t>
      </w:r>
      <w:proofErr w:type="spellEnd"/>
      <w:r w:rsidRPr="007228AB">
        <w:t xml:space="preserve"> water to remove fibres, and inspected for failure points. The prime volume </w:t>
      </w:r>
      <w:proofErr w:type="spellStart"/>
      <w:r w:rsidRPr="007228AB">
        <w:t>milliQ</w:t>
      </w:r>
      <w:proofErr w:type="spellEnd"/>
      <w:r w:rsidRPr="007228AB">
        <w:t xml:space="preserve"> water which displaces all air in the fluid path</w:t>
      </w:r>
      <w:r w:rsidR="00321EE7">
        <w:t>,</w:t>
      </w:r>
      <w:r w:rsidRPr="007228AB">
        <w:t xml:space="preserve"> is </w:t>
      </w:r>
      <w:r w:rsidR="00321EE7">
        <w:t>degassed by boiling prior to use</w:t>
      </w:r>
      <w:r w:rsidRPr="007228AB">
        <w:t xml:space="preserve">. The RAS has collected pairs of samples preserved consecutively with 1% glutaraldehyde (IUPAC </w:t>
      </w:r>
      <w:proofErr w:type="spellStart"/>
      <w:r w:rsidRPr="007228AB">
        <w:t>pentanedial</w:t>
      </w:r>
      <w:proofErr w:type="spellEnd"/>
      <w:r w:rsidRPr="007228AB">
        <w:t xml:space="preserve">) and then 80µM mercuric chloride.  Because of the possibility of cross-contamination, the distribution valve is parked in the home position once the priming is completed and not driven during </w:t>
      </w:r>
      <w:r w:rsidR="00321EE7">
        <w:t>pre-loading of these preservati</w:t>
      </w:r>
      <w:r w:rsidR="001B64EE">
        <w:t>v</w:t>
      </w:r>
      <w:r w:rsidR="00321EE7">
        <w:t>es</w:t>
      </w:r>
      <w:r w:rsidRPr="007228AB">
        <w:t>. This has become less important with a revised operation of the RAS in which all samples are now preserved with mercuric chloride.</w:t>
      </w:r>
      <w:r w:rsidR="00CD3495">
        <w:t xml:space="preserve"> </w:t>
      </w:r>
    </w:p>
    <w:p w14:paraId="288BB364" w14:textId="6AA4E195" w:rsidR="00CD395A" w:rsidRPr="007228AB" w:rsidRDefault="000E1F20" w:rsidP="007228AB">
      <w:pPr>
        <w:pStyle w:val="BodyText"/>
      </w:pPr>
      <w:r w:rsidRPr="007228AB">
        <w:t xml:space="preserve">A test program is run prior to the final poisoning, battery installation and programming to ensure as far a possible that all aspects of the instrument will function when deployed. The sample log is downloaded after recovery and is retained with the raw data and </w:t>
      </w:r>
      <w:r w:rsidR="00321EE7">
        <w:t>provides details regarding</w:t>
      </w:r>
      <w:r w:rsidRPr="007228AB">
        <w:t xml:space="preserve"> sample timing, sample numbers, valve flushing and pump operation.</w:t>
      </w:r>
    </w:p>
    <w:p w14:paraId="4E1503F9" w14:textId="77777777" w:rsidR="000D39A0" w:rsidRPr="007228AB" w:rsidRDefault="000D39A0" w:rsidP="000D39A0">
      <w:pPr>
        <w:pStyle w:val="Heading2"/>
        <w:ind w:left="574"/>
      </w:pPr>
      <w:bookmarkStart w:id="67" w:name="_Toc44707341"/>
      <w:r>
        <w:lastRenderedPageBreak/>
        <w:t>Preservation</w:t>
      </w:r>
      <w:r w:rsidRPr="007228AB">
        <w:t xml:space="preserve"> of samples</w:t>
      </w:r>
      <w:bookmarkEnd w:id="67"/>
    </w:p>
    <w:p w14:paraId="174640B3" w14:textId="75B6D8FA" w:rsidR="000D39A0" w:rsidRDefault="000D39A0" w:rsidP="000D39A0">
      <w:pPr>
        <w:pStyle w:val="BodyText"/>
      </w:pPr>
      <w:r>
        <w:t xml:space="preserve">The preservation of </w:t>
      </w:r>
      <w:r w:rsidR="0052536A">
        <w:t xml:space="preserve">biological </w:t>
      </w:r>
      <w:r>
        <w:t xml:space="preserve">samples </w:t>
      </w:r>
      <w:r w:rsidR="008D5364">
        <w:t xml:space="preserve">collected remotely </w:t>
      </w:r>
      <w:r>
        <w:t xml:space="preserve">in the sub-Antarctic environment is challenging. The RAS sample bags are pre-loaded with preservative, deployed and then </w:t>
      </w:r>
      <w:r w:rsidRPr="00F60BE9">
        <w:t>remain at the site until the mooring is retrieved.</w:t>
      </w:r>
      <w:r>
        <w:t xml:space="preserve"> In some instances, up to 18 months may elapse between the preparation of the RAS and its retrieval, </w:t>
      </w:r>
      <w:r w:rsidR="008D5364">
        <w:t>potentially contributing</w:t>
      </w:r>
      <w:r>
        <w:t xml:space="preserve"> to the development of preservation artefacts.  Glutaraldehyde is an excellent preservative for many </w:t>
      </w:r>
      <w:r w:rsidR="0052536A">
        <w:t>taxa</w:t>
      </w:r>
      <w:r>
        <w:t xml:space="preserve">, but maintaining stable pH over such long periods is difficult.  Analysis of calcifying organisms (coccolithophorids, </w:t>
      </w:r>
      <w:proofErr w:type="spellStart"/>
      <w:r>
        <w:t>forams</w:t>
      </w:r>
      <w:proofErr w:type="spellEnd"/>
      <w:r>
        <w:t>) preserved in the PULSE deployments lead us to believe that mercuric chloride (</w:t>
      </w:r>
      <w:r w:rsidR="0052536A">
        <w:t>HgCl</w:t>
      </w:r>
      <w:r w:rsidR="0052536A" w:rsidRPr="0052536A">
        <w:rPr>
          <w:vertAlign w:val="subscript"/>
        </w:rPr>
        <w:t>2</w:t>
      </w:r>
      <w:r w:rsidR="0052536A">
        <w:t xml:space="preserve">, </w:t>
      </w:r>
      <w:r>
        <w:t xml:space="preserve">also used in the sediment traps) gave superior preservation for this important group of organisms. </w:t>
      </w:r>
      <w:r w:rsidR="008D5364">
        <w:t xml:space="preserve">Additionally, </w:t>
      </w:r>
      <w:r w:rsidR="0052536A">
        <w:t>HgCl</w:t>
      </w:r>
      <w:r w:rsidR="0052536A" w:rsidRPr="0052536A">
        <w:rPr>
          <w:vertAlign w:val="subscript"/>
        </w:rPr>
        <w:t>2</w:t>
      </w:r>
      <w:r w:rsidR="0052536A">
        <w:rPr>
          <w:vertAlign w:val="subscript"/>
        </w:rPr>
        <w:t xml:space="preserve"> </w:t>
      </w:r>
      <w:r w:rsidR="008D5364">
        <w:t xml:space="preserve">carries less health risks for the analyst, although safety pre-cautions are still necessary. </w:t>
      </w:r>
      <w:r>
        <w:t xml:space="preserve">Subsequently, the SOFS deployments utilised 80 </w:t>
      </w:r>
      <w:r>
        <w:rPr>
          <w:rFonts w:cs="Calibri"/>
        </w:rPr>
        <w:t>µ</w:t>
      </w:r>
      <w:r>
        <w:t xml:space="preserve">M </w:t>
      </w:r>
      <w:r w:rsidR="0052536A">
        <w:t>HgCl</w:t>
      </w:r>
      <w:r w:rsidR="0052536A" w:rsidRPr="0052536A">
        <w:rPr>
          <w:vertAlign w:val="subscript"/>
        </w:rPr>
        <w:t>2</w:t>
      </w:r>
      <w:r w:rsidR="0052536A">
        <w:rPr>
          <w:vertAlign w:val="subscript"/>
        </w:rPr>
        <w:t xml:space="preserve"> </w:t>
      </w:r>
      <w:r>
        <w:t>in all 48 bags. This allow</w:t>
      </w:r>
      <w:r w:rsidR="003F5AEA">
        <w:t>s</w:t>
      </w:r>
      <w:r>
        <w:t xml:space="preserve"> higher sampling resolution (48 time points instead of 24) and greater flexibility in the rationing of sub-samples to various chemical and biological analyses. </w:t>
      </w:r>
    </w:p>
    <w:p w14:paraId="72268415" w14:textId="23E3416B" w:rsidR="007228AB" w:rsidRPr="007228AB" w:rsidRDefault="007228AB" w:rsidP="000D39A0">
      <w:pPr>
        <w:pStyle w:val="Heading2"/>
      </w:pPr>
      <w:bookmarkStart w:id="68" w:name="_Toc44707342"/>
      <w:r w:rsidRPr="007228AB">
        <w:t>Analysis of samples</w:t>
      </w:r>
      <w:bookmarkEnd w:id="68"/>
    </w:p>
    <w:p w14:paraId="4DD6B33C" w14:textId="1FB7E718" w:rsidR="00CD3495" w:rsidRDefault="005A1BC9" w:rsidP="00CD3495">
      <w:pPr>
        <w:pStyle w:val="BodyText"/>
      </w:pPr>
      <w:r>
        <w:t xml:space="preserve">Methods of analysis are </w:t>
      </w:r>
      <w:r>
        <w:rPr>
          <w:rFonts w:cs="Calibri"/>
          <w:color w:val="000000" w:themeColor="text1"/>
        </w:rPr>
        <w:t xml:space="preserve">described in detail in </w:t>
      </w:r>
      <w:r w:rsidRPr="0039078F">
        <w:rPr>
          <w:rFonts w:cs="Calibri"/>
        </w:rPr>
        <w:t xml:space="preserve">the </w:t>
      </w:r>
      <w:r w:rsidRPr="0039078F">
        <w:t xml:space="preserve">SOTS Annual Reports, Report 2. Samples section B.4.3 and </w:t>
      </w:r>
      <w:r w:rsidR="0052536A">
        <w:t xml:space="preserve">a more detailed description of a PULSE can be found in Eriksen et al. </w:t>
      </w:r>
      <w:r w:rsidR="0052536A">
        <w:fldChar w:fldCharType="begin"/>
      </w:r>
      <w:r w:rsidR="0052536A">
        <w:instrText xml:space="preserve"> ADDIN EN.CITE &lt;EndNote&gt;&lt;Cite ExcludeAuth="1"&gt;&lt;Author&gt;Eriksen&lt;/Author&gt;&lt;Year&gt;2018&lt;/Year&gt;&lt;IDText&gt;Seasonal succession of phytoplankton community structure from autonomous sampling at the Australian Southern Ocean Time Series site&lt;/IDText&gt;&lt;DisplayText&gt;(2018)&lt;/DisplayText&gt;&lt;record&gt;&lt;rec-number&gt;13&lt;/rec-number&gt;&lt;foreign-keys&gt;&lt;key app="EN" db-id="ww95s2xdmpxs5gewx0pxt5zmeesawwatrttz" timestamp="1518051694"&gt;13&lt;/key&gt;&lt;/foreign-keys&gt;&lt;ref-type name="Journal Article"&gt;17&lt;/ref-type&gt;&lt;contributors&gt;&lt;authors&gt;&lt;author&gt;Eriksen, R.&lt;/author&gt;&lt;author&gt;Trull, T.W.&lt;/author&gt;&lt;author&gt;Davies, D.&lt;/author&gt;&lt;author&gt;Jansen, P.&lt;/author&gt;&lt;author&gt;Davidson, A.T.&lt;/author&gt;&lt;author&gt;Westwood, K.&lt;/author&gt;&lt;author&gt;van den Enden, R.&lt;/author&gt;&lt;/authors&gt;&lt;/contributors&gt;&lt;titles&gt;&lt;title&gt;Seasonal succession of phytoplankton community structure from autonomous sampling at the Australian Southern Ocean Time Series site&lt;/title&gt;&lt;secondary-title&gt;Marine Ecology Progress Series&lt;/secondary-title&gt;&lt;/titles&gt;&lt;periodical&gt;&lt;full-title&gt;Marine Ecology Progress Series&lt;/full-title&gt;&lt;/periodical&gt;&lt;pages&gt;13-31&lt;/pages&gt;&lt;volume&gt;589&lt;/volume&gt;&lt;dates&gt;&lt;year&gt;2018&lt;/year&gt;&lt;/dates&gt;&lt;urls&gt;&lt;/urls&gt;&lt;electronic-resource-num&gt;https://doi.org/10.3354/meps12420&lt;/electronic-resource-num&gt;&lt;/record&gt;&lt;/Cite&gt;&lt;/EndNote&gt;</w:instrText>
      </w:r>
      <w:r w:rsidR="0052536A">
        <w:fldChar w:fldCharType="separate"/>
      </w:r>
      <w:r w:rsidR="0052536A">
        <w:rPr>
          <w:noProof/>
        </w:rPr>
        <w:t>(2018)</w:t>
      </w:r>
      <w:r w:rsidR="0052536A">
        <w:fldChar w:fldCharType="end"/>
      </w:r>
      <w:r w:rsidR="0052536A">
        <w:t xml:space="preserve"> and the accompanying supplement. Upon retrieval, </w:t>
      </w:r>
      <w:r w:rsidR="00F21AC9">
        <w:t xml:space="preserve">samples </w:t>
      </w:r>
      <w:r>
        <w:t>are stored at 4</w:t>
      </w:r>
      <w:r w:rsidRPr="00BF1907">
        <w:rPr>
          <w:vertAlign w:val="superscript"/>
        </w:rPr>
        <w:t>o</w:t>
      </w:r>
      <w:r>
        <w:t xml:space="preserve">C in the dark until processing can commence. </w:t>
      </w:r>
      <w:r w:rsidRPr="0039078F">
        <w:t xml:space="preserve"> </w:t>
      </w:r>
      <w:r>
        <w:t>T</w:t>
      </w:r>
      <w:r w:rsidRPr="0039078F">
        <w:t>he contents of each b</w:t>
      </w:r>
      <w:r>
        <w:rPr>
          <w:color w:val="000000" w:themeColor="text1"/>
        </w:rPr>
        <w:t xml:space="preserve">ag are re-examined for evidence of obvious precipitation </w:t>
      </w:r>
      <w:r w:rsidR="00A42E9F">
        <w:rPr>
          <w:color w:val="000000" w:themeColor="text1"/>
        </w:rPr>
        <w:t>(e.g. of polymerized glutaraldehyde</w:t>
      </w:r>
      <w:r w:rsidR="00B1486F">
        <w:rPr>
          <w:color w:val="000000" w:themeColor="text1"/>
        </w:rPr>
        <w:t>, see Table 2</w:t>
      </w:r>
      <w:r w:rsidR="00A42E9F">
        <w:rPr>
          <w:color w:val="000000" w:themeColor="text1"/>
        </w:rPr>
        <w:t xml:space="preserve">) </w:t>
      </w:r>
      <w:r>
        <w:rPr>
          <w:color w:val="000000" w:themeColor="text1"/>
        </w:rPr>
        <w:t xml:space="preserve">and then gently mixed before decanting into 2 sub-samples. </w:t>
      </w:r>
      <w:ins w:id="69" w:author="Eriksen, Ruth (O&amp;A, Hobart)" w:date="2020-07-02T12:32:00Z">
        <w:r w:rsidR="008A62C2">
          <w:rPr>
            <w:color w:val="000000" w:themeColor="text1"/>
          </w:rPr>
          <w:t>One sample (~100 mL) is dedicate</w:t>
        </w:r>
      </w:ins>
      <w:ins w:id="70" w:author="Davies, Di (O&amp;A, Hobart)" w:date="2020-07-03T17:34:00Z">
        <w:r w:rsidR="009256EA">
          <w:rPr>
            <w:color w:val="000000" w:themeColor="text1"/>
          </w:rPr>
          <w:t>d</w:t>
        </w:r>
      </w:ins>
      <w:ins w:id="71" w:author="Eriksen, Ruth (O&amp;A, Hobart)" w:date="2020-07-02T12:33:00Z">
        <w:r w:rsidR="008A62C2">
          <w:rPr>
            <w:color w:val="000000" w:themeColor="text1"/>
          </w:rPr>
          <w:t xml:space="preserve"> to SEM analyses, while the remaining volume (~300-400 mL) is dedicated to light microscopy. </w:t>
        </w:r>
      </w:ins>
      <w:ins w:id="72" w:author="Eriksen, Ruth (O&amp;A, Hobart)" w:date="2020-07-02T12:47:00Z">
        <w:r w:rsidR="008A62C2">
          <w:rPr>
            <w:color w:val="000000" w:themeColor="text1"/>
          </w:rPr>
          <w:t xml:space="preserve"> </w:t>
        </w:r>
      </w:ins>
      <w:r>
        <w:rPr>
          <w:color w:val="000000" w:themeColor="text1"/>
        </w:rPr>
        <w:t xml:space="preserve">Sample biomass is typically very low (chlorophyll </w:t>
      </w:r>
      <w:r w:rsidRPr="00783C00">
        <w:rPr>
          <w:i/>
          <w:iCs/>
          <w:color w:val="000000" w:themeColor="text1"/>
        </w:rPr>
        <w:t>a</w:t>
      </w:r>
      <w:r>
        <w:rPr>
          <w:color w:val="000000" w:themeColor="text1"/>
        </w:rPr>
        <w:t xml:space="preserve"> &lt; 0.6 mg/m</w:t>
      </w:r>
      <w:r w:rsidRPr="00783C00">
        <w:rPr>
          <w:color w:val="000000" w:themeColor="text1"/>
          <w:vertAlign w:val="superscript"/>
        </w:rPr>
        <w:t>3</w:t>
      </w:r>
      <w:r>
        <w:rPr>
          <w:color w:val="000000" w:themeColor="text1"/>
        </w:rPr>
        <w:t>) so cells are pre-concentrated by filtration (SEM) or sedimentation (light microscopy) to improve detection</w:t>
      </w:r>
      <w:r w:rsidR="008D5364">
        <w:rPr>
          <w:color w:val="000000" w:themeColor="text1"/>
        </w:rPr>
        <w:t xml:space="preserve"> limits</w:t>
      </w:r>
      <w:r>
        <w:rPr>
          <w:color w:val="000000" w:themeColor="text1"/>
        </w:rPr>
        <w:t>.</w:t>
      </w:r>
      <w:r w:rsidR="0052536A">
        <w:rPr>
          <w:color w:val="000000" w:themeColor="text1"/>
        </w:rPr>
        <w:t xml:space="preserve"> </w:t>
      </w:r>
      <w:r w:rsidR="0052536A">
        <w:t>A</w:t>
      </w:r>
      <w:r w:rsidR="007228AB">
        <w:t>nalys</w:t>
      </w:r>
      <w:r w:rsidR="00B55061">
        <w:t>is</w:t>
      </w:r>
      <w:r w:rsidR="007228AB">
        <w:t xml:space="preserve"> for coccolithophorid abundance and diversity </w:t>
      </w:r>
      <w:r w:rsidR="0052536A">
        <w:t xml:space="preserve">is </w:t>
      </w:r>
      <w:r w:rsidR="007228AB">
        <w:t xml:space="preserve">according to protocols developed by the Australian Antarctic Division </w:t>
      </w:r>
      <w:r w:rsidR="00B82EE0">
        <w:fldChar w:fldCharType="begin"/>
      </w:r>
      <w:r w:rsidR="00B82EE0">
        <w:instrText xml:space="preserve"> ADDIN EN.CITE &lt;EndNote&gt;&lt;Cite&gt;&lt;Author&gt;Cubillos&lt;/Author&gt;&lt;Year&gt;2007&lt;/Year&gt;&lt;IDText&gt;Calcification morphotypes of the coccolithophorid Emiliania huxleyi in the Southern Ocean: changes in 2001 to 2006 compared to historical data&lt;/IDText&gt;&lt;DisplayText&gt;(Cubillos&lt;style face="italic"&gt; et al.&lt;/style&gt; 2007)&lt;/DisplayText&gt;&lt;record&gt;&lt;urls&gt;&lt;related-urls&gt;&lt;url&gt;http://www.int-res.com/abstracts/meps/v348/p47-54/&lt;/url&gt;&lt;/related-urls&gt;&lt;/urls&gt;&lt;titles&gt;&lt;title&gt;Calcification morphotypes of the coccolithophorid Emiliania huxleyi in the Southern Ocean: changes in 2001 to 2006 compared to historical data&lt;/title&gt;&lt;secondary-title&gt;Marine Ecology Progress Series&lt;/secondary-title&gt;&lt;/titles&gt;&lt;pages&gt;47-54&lt;/pages&gt;&lt;contributors&gt;&lt;authors&gt;&lt;author&gt;Cubillos, J. C.&lt;/author&gt;&lt;author&gt;Wright, S. W.&lt;/author&gt;&lt;author&gt;Nash, G.&lt;/author&gt;&lt;author&gt;de Salas, M. F.&lt;/author&gt;&lt;author&gt;Griffiths, B.&lt;/author&gt;&lt;author&gt;Tilbrook, B.&lt;/author&gt;&lt;author&gt;Poisson, A.&lt;/author&gt;&lt;author&gt;Hallegraeff, G. M.&lt;/author&gt;&lt;/authors&gt;&lt;/contributors&gt;&lt;added-date format="utc"&gt;1591848333&lt;/added-date&gt;&lt;ref-type name="Journal Article"&gt;17&lt;/ref-type&gt;&lt;dates&gt;&lt;year&gt;2007&lt;/year&gt;&lt;/dates&gt;&lt;rec-number&gt;470&lt;/rec-number&gt;&lt;last-updated-date format="utc"&gt;1591848333&lt;/last-updated-date&gt;&lt;volume&gt;348&lt;/volume&gt;&lt;/record&gt;&lt;/Cite&gt;&lt;/EndNote&gt;</w:instrText>
      </w:r>
      <w:r w:rsidR="00B82EE0">
        <w:fldChar w:fldCharType="separate"/>
      </w:r>
      <w:r w:rsidR="00B82EE0">
        <w:rPr>
          <w:noProof/>
        </w:rPr>
        <w:t>(Cubillos</w:t>
      </w:r>
      <w:r w:rsidR="00B82EE0" w:rsidRPr="00B82EE0">
        <w:rPr>
          <w:i/>
          <w:noProof/>
        </w:rPr>
        <w:t xml:space="preserve"> et al.</w:t>
      </w:r>
      <w:r w:rsidR="00B82EE0">
        <w:rPr>
          <w:noProof/>
        </w:rPr>
        <w:t xml:space="preserve"> 2007)</w:t>
      </w:r>
      <w:r w:rsidR="00B82EE0">
        <w:fldChar w:fldCharType="end"/>
      </w:r>
      <w:r w:rsidR="00B82EE0">
        <w:t xml:space="preserve">. </w:t>
      </w:r>
      <w:r>
        <w:t xml:space="preserve">General coccolithophorid species diversity, and calcification morphotypes for </w:t>
      </w:r>
      <w:proofErr w:type="spellStart"/>
      <w:r w:rsidRPr="00CD3495">
        <w:rPr>
          <w:i/>
          <w:iCs/>
        </w:rPr>
        <w:t>Emiliania</w:t>
      </w:r>
      <w:proofErr w:type="spellEnd"/>
      <w:r w:rsidRPr="00CD3495">
        <w:rPr>
          <w:i/>
          <w:iCs/>
        </w:rPr>
        <w:t xml:space="preserve"> </w:t>
      </w:r>
      <w:proofErr w:type="spellStart"/>
      <w:r w:rsidRPr="00CD3495">
        <w:rPr>
          <w:i/>
          <w:iCs/>
        </w:rPr>
        <w:t>huxleyi</w:t>
      </w:r>
      <w:proofErr w:type="spellEnd"/>
      <w:r>
        <w:t xml:space="preserve"> are assigned according to </w:t>
      </w:r>
      <w:r w:rsidR="0052536A">
        <w:t xml:space="preserve">the </w:t>
      </w:r>
      <w:r>
        <w:t xml:space="preserve">definitions </w:t>
      </w:r>
      <w:r w:rsidR="0052536A">
        <w:t>of</w:t>
      </w:r>
      <w:r>
        <w:t xml:space="preserve"> Young et al. </w:t>
      </w:r>
      <w:r>
        <w:fldChar w:fldCharType="begin"/>
      </w:r>
      <w:r>
        <w:instrText xml:space="preserve"> ADDIN EN.CITE &lt;EndNote&gt;&lt;Cite ExcludeAuth="1"&gt;&lt;Author&gt;Young&lt;/Author&gt;&lt;Year&gt;2003&lt;/Year&gt;&lt;IDText&gt;A guide to extant coccolithophore taxonomy&lt;/IDText&gt;&lt;DisplayText&gt;(2003)&lt;/DisplayText&gt;&lt;record&gt;&lt;titles&gt;&lt;title&gt;A guide to extant coccolithophore taxonomy&lt;/title&gt;&lt;/titles&gt;&lt;titles&gt;&lt;secondary-title&gt;&lt;style face="italic" font="default" size="100%"&gt;Journal of Nannoplankton Research, Special Issue&lt;/style&gt;&lt;/secondary-title&gt;&lt;/titles&gt;&lt;pages&gt;1-132&lt;/pages&gt;&lt;contributors&gt;&lt;authors&gt;&lt;author&gt;Young, J. R.&lt;/author&gt;&lt;author&gt;Geisen, M.&lt;/author&gt;&lt;author&gt;Cros, L.&lt;/author&gt;&lt;author&gt;Kleijne, A.&lt;/author&gt;&lt;author&gt;Probert, I.&lt;/author&gt;&lt;author&gt;Ostergaard, J. B.&lt;/author&gt;&lt;/authors&gt;&lt;/contributors&gt;&lt;added-date format="utc"&gt;1591849204&lt;/added-date&gt;&lt;ref-type name="Journal Article"&gt;17&lt;/ref-type&gt;&lt;dates&gt;&lt;year&gt;2003&lt;/year&gt;&lt;/dates&gt;&lt;rec-number&gt;471&lt;/rec-number&gt;&lt;last-updated-date format="utc"&gt;1591849321&lt;/last-updated-date&gt;&lt;volume&gt;&lt;style face="bold" font="default" size="100%"&gt;1&lt;/style&gt;&lt;/volume&gt;&lt;/record&gt;&lt;/Cite&gt;&lt;/EndNote&gt;</w:instrText>
      </w:r>
      <w:r>
        <w:fldChar w:fldCharType="separate"/>
      </w:r>
      <w:r>
        <w:rPr>
          <w:noProof/>
        </w:rPr>
        <w:t>(2003)</w:t>
      </w:r>
      <w:r>
        <w:fldChar w:fldCharType="end"/>
      </w:r>
      <w:r>
        <w:t xml:space="preserve">. </w:t>
      </w:r>
      <w:r w:rsidR="0052536A">
        <w:t>E</w:t>
      </w:r>
      <w:r>
        <w:t xml:space="preserve">xamples of morphotypes observed at the SOTS are published in Rigual-Hernandez et al. </w:t>
      </w:r>
      <w:r>
        <w:fldChar w:fldCharType="begin"/>
      </w:r>
      <w:r>
        <w:instrText xml:space="preserve"> ADDIN EN.CITE &lt;EndNote&gt;&lt;Cite ExcludeAuth="1"&gt;&lt;Author&gt;Rigual-Hernández&lt;/Author&gt;&lt;Year&gt;2020&lt;/Year&gt;&lt;IDText&gt;Full annual monitoring of Subantarctic Emiliania huxleyi populations reveals highly calcified morphotypes in high-CO2 winter conditions&lt;/IDText&gt;&lt;DisplayText&gt;(2020)&lt;/DisplayText&gt;&lt;record&gt;&lt;dates&gt;&lt;pub-dates&gt;&lt;date&gt;2020/02/13&lt;/date&gt;&lt;/pub-dates&gt;&lt;year&gt;2020&lt;/year&gt;&lt;/dates&gt;&lt;urls&gt;&lt;related-urls&gt;&lt;url&gt;https://doi.org/10.1038/s41598-020-59375-8&lt;/url&gt;&lt;/related-urls&gt;&lt;/urls&gt;&lt;isbn&gt;2045-2322&lt;/isbn&gt;&lt;titles&gt;&lt;title&gt;Full annual monitoring of Subantarctic Emiliania huxleyi populations reveals highly calcified morphotypes in high-CO2 winter conditions&lt;/title&gt;&lt;secondary-title&gt;Scientific Reports&lt;/secondary-title&gt;&lt;/titles&gt;&lt;pages&gt;2594&lt;/pages&gt;&lt;number&gt;1&lt;/number&gt;&lt;contributors&gt;&lt;authors&gt;&lt;author&gt;Rigual-Hernández, A. S.&lt;/author&gt;&lt;author&gt;Trull, T. W.&lt;/author&gt;&lt;author&gt;Flores, J. A.&lt;/author&gt;&lt;author&gt;Nodder, S. D.&lt;/author&gt;&lt;author&gt;Eriksen, R.&lt;/author&gt;&lt;author&gt;Davies, D. M.&lt;/author&gt;&lt;author&gt;Hallegraeff, G. M.&lt;/author&gt;&lt;author&gt;Sierro, F. J.&lt;/author&gt;&lt;author&gt;Patil, S. M.&lt;/author&gt;&lt;author&gt;Cortina, A.&lt;/author&gt;&lt;author&gt;Ballegeer, A. M.&lt;/author&gt;&lt;author&gt;Northcote, L. C.&lt;/author&gt;&lt;author&gt;Abrantes, F.&lt;/author&gt;&lt;author&gt;Rufino, M. M.&lt;/author&gt;&lt;/authors&gt;&lt;/contributors&gt;&lt;added-date format="utc"&gt;1591680548&lt;/added-date&gt;&lt;ref-type name="Journal Article"&gt;17&lt;/ref-type&gt;&lt;rec-number&gt;467&lt;/rec-number&gt;&lt;last-updated-date format="utc"&gt;1591680548&lt;/last-updated-date&gt;&lt;electronic-resource-num&gt;10.1038/s41598-020-59375-8&lt;/electronic-resource-num&gt;&lt;volume&gt;10&lt;/volume&gt;&lt;/record&gt;&lt;/Cite&gt;&lt;/EndNote&gt;</w:instrText>
      </w:r>
      <w:r>
        <w:fldChar w:fldCharType="separate"/>
      </w:r>
      <w:r>
        <w:rPr>
          <w:noProof/>
        </w:rPr>
        <w:t>(2020)</w:t>
      </w:r>
      <w:r>
        <w:fldChar w:fldCharType="end"/>
      </w:r>
      <w:r w:rsidR="007C428B">
        <w:t xml:space="preserve">, shown here as </w:t>
      </w:r>
      <w:r w:rsidR="007C428B">
        <w:fldChar w:fldCharType="begin"/>
      </w:r>
      <w:r w:rsidR="007C428B">
        <w:instrText xml:space="preserve"> REF _Ref43125579 \h </w:instrText>
      </w:r>
      <w:r w:rsidR="007C428B">
        <w:fldChar w:fldCharType="separate"/>
      </w:r>
      <w:r w:rsidR="007C428B">
        <w:t xml:space="preserve">Figure </w:t>
      </w:r>
      <w:r w:rsidR="007C428B">
        <w:rPr>
          <w:noProof/>
        </w:rPr>
        <w:t>1</w:t>
      </w:r>
      <w:r w:rsidR="007C428B">
        <w:fldChar w:fldCharType="end"/>
      </w:r>
      <w:r w:rsidR="007C428B">
        <w:t xml:space="preserve"> </w:t>
      </w:r>
      <w:r>
        <w:t>.</w:t>
      </w:r>
    </w:p>
    <w:p w14:paraId="0EB66A21" w14:textId="77777777" w:rsidR="005301D5" w:rsidRDefault="005301D5" w:rsidP="005301D5">
      <w:pPr>
        <w:pStyle w:val="BodyText"/>
        <w:jc w:val="center"/>
      </w:pPr>
      <w:r>
        <w:rPr>
          <w:noProof/>
        </w:rPr>
        <w:drawing>
          <wp:inline distT="0" distB="0" distL="0" distR="0" wp14:anchorId="6155314F" wp14:editId="1B6511CF">
            <wp:extent cx="3210961" cy="17430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4875" cy="1815770"/>
                    </a:xfrm>
                    <a:prstGeom prst="rect">
                      <a:avLst/>
                    </a:prstGeom>
                  </pic:spPr>
                </pic:pic>
              </a:graphicData>
            </a:graphic>
          </wp:inline>
        </w:drawing>
      </w:r>
    </w:p>
    <w:p w14:paraId="07123A5A" w14:textId="674B3C70" w:rsidR="005301D5" w:rsidRDefault="005301D5" w:rsidP="005301D5">
      <w:pPr>
        <w:pStyle w:val="Caption"/>
      </w:pPr>
      <w:bookmarkStart w:id="73" w:name="_Ref43125579"/>
      <w:bookmarkStart w:id="74" w:name="_Toc44707350"/>
      <w:r>
        <w:t xml:space="preserve">Figure </w:t>
      </w:r>
      <w:r w:rsidR="00A659FD">
        <w:fldChar w:fldCharType="begin"/>
      </w:r>
      <w:r w:rsidR="00A659FD">
        <w:instrText xml:space="preserve"> SEQ Figure \* ARABIC </w:instrText>
      </w:r>
      <w:r w:rsidR="00A659FD">
        <w:fldChar w:fldCharType="separate"/>
      </w:r>
      <w:r w:rsidR="006C507F">
        <w:rPr>
          <w:noProof/>
        </w:rPr>
        <w:t>1</w:t>
      </w:r>
      <w:r w:rsidR="00A659FD">
        <w:rPr>
          <w:noProof/>
        </w:rPr>
        <w:fldChar w:fldCharType="end"/>
      </w:r>
      <w:bookmarkEnd w:id="73"/>
      <w:r>
        <w:t xml:space="preserve"> SEM images summarising five common </w:t>
      </w:r>
      <w:proofErr w:type="spellStart"/>
      <w:r w:rsidRPr="007C428B">
        <w:rPr>
          <w:i/>
          <w:iCs/>
        </w:rPr>
        <w:t>Emiliania</w:t>
      </w:r>
      <w:proofErr w:type="spellEnd"/>
      <w:r w:rsidRPr="007C428B">
        <w:rPr>
          <w:i/>
          <w:iCs/>
        </w:rPr>
        <w:t xml:space="preserve"> </w:t>
      </w:r>
      <w:proofErr w:type="spellStart"/>
      <w:r w:rsidRPr="007C428B">
        <w:rPr>
          <w:i/>
          <w:iCs/>
        </w:rPr>
        <w:t>huxleyi</w:t>
      </w:r>
      <w:proofErr w:type="spellEnd"/>
      <w:r>
        <w:t xml:space="preserve"> morphotypes observed at the SOTS: (a) Type A over calcified (AOC), (b) A, (c) B, (d) B/C with central area covered by a thin plate, (e) B/C with open central area and (f) C. SL = Slit Length (yellow bar), TW = Tube Width (red bar). Scale bars = 1 </w:t>
      </w:r>
      <w:proofErr w:type="spellStart"/>
      <w:r>
        <w:t>μm</w:t>
      </w:r>
      <w:proofErr w:type="spellEnd"/>
      <w:r>
        <w:t xml:space="preserve">. Images R Eriksen, courtesy of AAD, and published in Rigual-Hernandez et al. </w:t>
      </w:r>
      <w:r>
        <w:fldChar w:fldCharType="begin"/>
      </w:r>
      <w:r>
        <w:instrText xml:space="preserve"> ADDIN EN.CITE &lt;EndNote&gt;&lt;Cite ExcludeAuth="1"&gt;&lt;Author&gt;Rigual-Hernández&lt;/Author&gt;&lt;Year&gt;2020&lt;/Year&gt;&lt;IDText&gt;Full annual monitoring of Subantarctic Emiliania huxleyi populations reveals highly calcified morphotypes in high-CO2 winter conditions&lt;/IDText&gt;&lt;DisplayText&gt;(2020)&lt;/DisplayText&gt;&lt;record&gt;&lt;dates&gt;&lt;pub-dates&gt;&lt;date&gt;2020/02/13&lt;/date&gt;&lt;/pub-dates&gt;&lt;year&gt;2020&lt;/year&gt;&lt;/dates&gt;&lt;urls&gt;&lt;related-urls&gt;&lt;url&gt;https://doi.org/10.1038/s41598-020-59375-8&lt;/url&gt;&lt;/related-urls&gt;&lt;/urls&gt;&lt;isbn&gt;2045-2322&lt;/isbn&gt;&lt;titles&gt;&lt;title&gt;Full annual monitoring of Subantarctic Emiliania huxleyi populations reveals highly calcified morphotypes in high-CO2 winter conditions&lt;/title&gt;&lt;secondary-title&gt;Scientific Reports&lt;/secondary-title&gt;&lt;/titles&gt;&lt;pages&gt;2594&lt;/pages&gt;&lt;number&gt;1&lt;/number&gt;&lt;contributors&gt;&lt;authors&gt;&lt;author&gt;Rigual-Hernández, A. S.&lt;/author&gt;&lt;author&gt;Trull, T. W.&lt;/author&gt;&lt;author&gt;Flores, J. A.&lt;/author&gt;&lt;author&gt;Nodder, S. D.&lt;/author&gt;&lt;author&gt;Eriksen, R.&lt;/author&gt;&lt;author&gt;Davies, D. M.&lt;/author&gt;&lt;author&gt;Hallegraeff, G. M.&lt;/author&gt;&lt;author&gt;Sierro, F. J.&lt;/author&gt;&lt;author&gt;Patil, S. M.&lt;/author&gt;&lt;author&gt;Cortina, A.&lt;/author&gt;&lt;author&gt;Ballegeer, A. M.&lt;/author&gt;&lt;author&gt;Northcote, L. C.&lt;/author&gt;&lt;author&gt;Abrantes, F.&lt;/author&gt;&lt;author&gt;Rufino, M. M.&lt;/author&gt;&lt;/authors&gt;&lt;/contributors&gt;&lt;added-date format="utc"&gt;1591680548&lt;/added-date&gt;&lt;ref-type name="Journal Article"&gt;17&lt;/ref-type&gt;&lt;rec-number&gt;467&lt;/rec-number&gt;&lt;last-updated-date format="utc"&gt;1591680548&lt;/last-updated-date&gt;&lt;electronic-resource-num&gt;10.1038/s41598-020-59375-8&lt;/electronic-resource-num&gt;&lt;volume&gt;10&lt;/volume&gt;&lt;/record&gt;&lt;/Cite&gt;&lt;/EndNote&gt;</w:instrText>
      </w:r>
      <w:r>
        <w:fldChar w:fldCharType="separate"/>
      </w:r>
      <w:r>
        <w:rPr>
          <w:noProof/>
        </w:rPr>
        <w:t>(2020)</w:t>
      </w:r>
      <w:r>
        <w:fldChar w:fldCharType="end"/>
      </w:r>
      <w:r>
        <w:t>.</w:t>
      </w:r>
      <w:bookmarkEnd w:id="74"/>
    </w:p>
    <w:p w14:paraId="4820B50C" w14:textId="77777777" w:rsidR="0052536A" w:rsidRPr="0052536A" w:rsidRDefault="0052536A" w:rsidP="007C428B">
      <w:pPr>
        <w:pStyle w:val="BodyText"/>
        <w:rPr>
          <w:sz w:val="16"/>
          <w:szCs w:val="16"/>
        </w:rPr>
      </w:pPr>
    </w:p>
    <w:p w14:paraId="6F547688" w14:textId="6A7C9030" w:rsidR="007C428B" w:rsidRDefault="007C428B" w:rsidP="007C428B">
      <w:pPr>
        <w:pStyle w:val="BodyText"/>
      </w:pPr>
      <w:r>
        <w:lastRenderedPageBreak/>
        <w:t>General community composition is determined by light microscopy</w:t>
      </w:r>
      <w:r w:rsidR="00A42E9F">
        <w:t>,</w:t>
      </w:r>
      <w:r>
        <w:t xml:space="preserve"> </w:t>
      </w:r>
      <w:r w:rsidR="00A42E9F">
        <w:t xml:space="preserve">after </w:t>
      </w:r>
      <w:r>
        <w:t xml:space="preserve">sedimentation </w:t>
      </w:r>
      <w:r w:rsidR="003205B9">
        <w:t xml:space="preserve">with </w:t>
      </w:r>
      <w:r>
        <w:t xml:space="preserve">alkaline </w:t>
      </w:r>
      <w:proofErr w:type="spellStart"/>
      <w:r>
        <w:t>Lugols</w:t>
      </w:r>
      <w:proofErr w:type="spellEnd"/>
      <w:r>
        <w:t xml:space="preserve"> iodine </w:t>
      </w:r>
      <w:r>
        <w:rPr>
          <w:color w:val="000000" w:themeColor="text1"/>
        </w:rPr>
        <w:t xml:space="preserve">(recipe as per HELCOM </w:t>
      </w:r>
      <w:r>
        <w:rPr>
          <w:color w:val="000000" w:themeColor="text1"/>
        </w:rPr>
        <w:fldChar w:fldCharType="begin"/>
      </w:r>
      <w:r>
        <w:rPr>
          <w:color w:val="000000" w:themeColor="text1"/>
        </w:rPr>
        <w:instrText xml:space="preserve"> ADDIN EN.CITE &lt;EndNote&gt;&lt;Cite ExcludeAuth="1"&gt;&lt;Author&gt;HELCOM&lt;/Author&gt;&lt;Year&gt;2017&lt;/Year&gt;&lt;IDText&gt;Monitoring of phytoplankton species composition, abundance and biomass&lt;/IDText&gt;&lt;DisplayText&gt;(2017)&lt;/DisplayText&gt;&lt;record&gt;&lt;urls&gt;&lt;related-urls&gt;&lt;url&gt;https://helcom.fi/action-areas/monitoring-and-assessment/publications/&lt;/url&gt;&lt;/related-urls&gt;&lt;/urls&gt;&lt;titles&gt;&lt;title&gt;Monitoring of phytoplankton species composition, abundance and biomass&lt;/title&gt;&lt;secondary-title&gt;Baltic Marine Environment Protection Commission&lt;/secondary-title&gt;&lt;/titles&gt;&lt;contributors&gt;&lt;authors&gt;&lt;author&gt;HELCOM&lt;/author&gt;&lt;/authors&gt;&lt;/contributors&gt;&lt;added-date format="utc"&gt;1591688999&lt;/added-date&gt;&lt;ref-type name="Report"&gt;27&lt;/ref-type&gt;&lt;dates&gt;&lt;year&gt;2017&lt;/year&gt;&lt;/dates&gt;&lt;rec-number&gt;469&lt;/rec-number&gt;&lt;publisher&gt;Helsinki, Finland&lt;/publisher&gt;&lt;last-updated-date format="utc"&gt;1591689114&lt;/last-updated-date&gt;&lt;contributors&gt;&lt;secondary-authors&gt;&lt;author&gt;Helsinki Commission&lt;/author&gt;&lt;/secondary-authors&gt;&lt;/contributors&gt;&lt;/record&gt;&lt;/Cite&gt;&lt;/EndNote&gt;</w:instrText>
      </w:r>
      <w:r>
        <w:rPr>
          <w:color w:val="000000" w:themeColor="text1"/>
        </w:rPr>
        <w:fldChar w:fldCharType="separate"/>
      </w:r>
      <w:r>
        <w:rPr>
          <w:noProof/>
          <w:color w:val="000000" w:themeColor="text1"/>
        </w:rPr>
        <w:t>(2017)</w:t>
      </w:r>
      <w:r>
        <w:rPr>
          <w:color w:val="000000" w:themeColor="text1"/>
        </w:rPr>
        <w:fldChar w:fldCharType="end"/>
      </w:r>
      <w:r>
        <w:rPr>
          <w:color w:val="000000" w:themeColor="text1"/>
        </w:rPr>
        <w:t xml:space="preserve">) </w:t>
      </w:r>
      <w:r>
        <w:t>to increase settling rates of phytoplankton</w:t>
      </w:r>
      <w:ins w:id="75" w:author="Eriksen, Ruth (O&amp;A, Hobart)" w:date="2020-07-02T12:40:00Z">
        <w:r w:rsidR="008A62C2">
          <w:t xml:space="preserve"> </w:t>
        </w:r>
      </w:ins>
      <w:r w:rsidR="008A62C2">
        <w:fldChar w:fldCharType="begin"/>
      </w:r>
      <w:r w:rsidR="008A62C2">
        <w:instrText xml:space="preserve"> ADDIN EN.CITE &lt;EndNote&gt;&lt;Cite&gt;&lt;Author&gt;Eriksen&lt;/Author&gt;&lt;Year&gt;2014&lt;/Year&gt;&lt;IDText&gt;IOC Taxonomic training in identification and enumeration of harmful algae: Report to Safefish on enumeration methods for marine phytoplankton&lt;/IDText&gt;&lt;DisplayText&gt;(Eriksen 2014)&lt;/DisplayText&gt;&lt;record&gt;&lt;titles&gt;&lt;title&gt;IOC Taxonomic training in identification and enumeration of harmful algae: Report to Safefish on enumeration methods for marine phytoplankton&lt;/title&gt;&lt;/titles&gt;&lt;pages&gt;18&lt;/pages&gt;&lt;contributors&gt;&lt;authors&gt;&lt;author&gt;Eriksen, R.S.&lt;/author&gt;&lt;/authors&gt;&lt;/contributors&gt;&lt;added-date format="utc"&gt;1593657458&lt;/added-date&gt;&lt;ref-type name="Report"&gt;27&lt;/ref-type&gt;&lt;dates&gt;&lt;year&gt;2014&lt;/year&gt;&lt;/dates&gt;&lt;rec-number&gt;488&lt;/rec-number&gt;&lt;publisher&gt;Institute for Marine and Antarctic Science&lt;/publisher&gt;&lt;last-updated-date format="utc"&gt;1593657579&lt;/last-updated-date&gt;&lt;/record&gt;&lt;/Cite&gt;&lt;/EndNote&gt;</w:instrText>
      </w:r>
      <w:r w:rsidR="008A62C2">
        <w:fldChar w:fldCharType="separate"/>
      </w:r>
      <w:r w:rsidR="008A62C2">
        <w:rPr>
          <w:noProof/>
        </w:rPr>
        <w:t>(Eriksen 2014)</w:t>
      </w:r>
      <w:r w:rsidR="008A62C2">
        <w:fldChar w:fldCharType="end"/>
      </w:r>
      <w:r>
        <w:t>.</w:t>
      </w:r>
      <w:r>
        <w:rPr>
          <w:color w:val="000000" w:themeColor="text1"/>
        </w:rPr>
        <w:t xml:space="preserve">  </w:t>
      </w:r>
      <w:r>
        <w:t xml:space="preserve">Samples are examined in </w:t>
      </w:r>
      <w:proofErr w:type="spellStart"/>
      <w:r>
        <w:t>Uterm</w:t>
      </w:r>
      <w:r>
        <w:rPr>
          <w:rFonts w:cs="Calibri"/>
        </w:rPr>
        <w:t>ö</w:t>
      </w:r>
      <w:r>
        <w:t>hl</w:t>
      </w:r>
      <w:proofErr w:type="spellEnd"/>
      <w:r>
        <w:t xml:space="preserve"> chambers on an inverted micro</w:t>
      </w:r>
      <w:r w:rsidR="003F5AEA">
        <w:t>s</w:t>
      </w:r>
      <w:r>
        <w:t xml:space="preserve">cope to increase the volume of sample analysed, given the low cell biomass observed in most samples. </w:t>
      </w:r>
      <w:ins w:id="76" w:author="Eriksen, Ruth (O&amp;A, Hobart)" w:date="2020-07-02T12:41:00Z">
        <w:r w:rsidR="008A62C2">
          <w:t xml:space="preserve"> Detailed methods are provided in Eriksen et al. </w:t>
        </w:r>
      </w:ins>
      <w:r w:rsidR="008A62C2">
        <w:fldChar w:fldCharType="begin"/>
      </w:r>
      <w:r w:rsidR="008A62C2">
        <w:instrText xml:space="preserve"> ADDIN EN.CITE &lt;EndNote&gt;&lt;Cite ExcludeAuth="1"&gt;&lt;Author&gt;Eriksen&lt;/Author&gt;&lt;Year&gt;2018&lt;/Year&gt;&lt;IDText&gt;Seasonal succession of phytoplankton community structure from autonomous sampling at the Australian Southern Ocean Time Series site&lt;/IDText&gt;&lt;DisplayText&gt;(2018)&lt;/DisplayText&gt;&lt;record&gt;&lt;rec-number&gt;13&lt;/rec-number&gt;&lt;foreign-keys&gt;&lt;key app="EN" db-id="ww95s2xdmpxs5gewx0pxt5zmeesawwatrttz" timestamp="1518051694"&gt;13&lt;/key&gt;&lt;/foreign-keys&gt;&lt;ref-type name="Journal Article"&gt;17&lt;/ref-type&gt;&lt;contributors&gt;&lt;authors&gt;&lt;author&gt;Eriksen, R.&lt;/author&gt;&lt;author&gt;Trull, T.W.&lt;/author&gt;&lt;author&gt;Davies, D.&lt;/author&gt;&lt;author&gt;Jansen, P.&lt;/author&gt;&lt;author&gt;Davidson, A.T.&lt;/author&gt;&lt;author&gt;Westwood, K.&lt;/author&gt;&lt;author&gt;van den Enden, R.&lt;/author&gt;&lt;/authors&gt;&lt;/contributors&gt;&lt;titles&gt;&lt;title&gt;Seasonal succession of phytoplankton community structure from autonomous sampling at the Australian Southern Ocean Time Series site&lt;/title&gt;&lt;secondary-title&gt;Marine Ecology Progress Series&lt;/secondary-title&gt;&lt;/titles&gt;&lt;periodical&gt;&lt;full-title&gt;Marine Ecology Progress Series&lt;/full-title&gt;&lt;/periodical&gt;&lt;pages&gt;13-31&lt;/pages&gt;&lt;volume&gt;589&lt;/volume&gt;&lt;dates&gt;&lt;year&gt;2018&lt;/year&gt;&lt;/dates&gt;&lt;urls&gt;&lt;/urls&gt;&lt;electronic-resource-num&gt;https://doi.org/10.3354/meps12420&lt;/electronic-resource-num&gt;&lt;/record&gt;&lt;/Cite&gt;&lt;/EndNote&gt;</w:instrText>
      </w:r>
      <w:r w:rsidR="008A62C2">
        <w:fldChar w:fldCharType="separate"/>
      </w:r>
      <w:r w:rsidR="008A62C2">
        <w:rPr>
          <w:noProof/>
        </w:rPr>
        <w:t>(2018)</w:t>
      </w:r>
      <w:r w:rsidR="008A62C2">
        <w:fldChar w:fldCharType="end"/>
      </w:r>
      <w:ins w:id="77" w:author="Trull, Tom (O&amp;A, Hobart)" w:date="2020-07-04T08:26:00Z">
        <w:r w:rsidR="009E347A">
          <w:t xml:space="preserve">. </w:t>
        </w:r>
      </w:ins>
      <w:ins w:id="78" w:author="Eriksen, Ruth (O&amp;A, Hobart)" w:date="2020-07-02T12:41:00Z">
        <w:r w:rsidR="008A62C2">
          <w:t xml:space="preserve"> </w:t>
        </w:r>
        <w:del w:id="79" w:author="Trull, Tom (O&amp;A, Hobart)" w:date="2020-07-04T08:26:00Z">
          <w:r w:rsidR="008A62C2" w:rsidDel="009E347A">
            <w:delText xml:space="preserve">but </w:delText>
          </w:r>
        </w:del>
      </w:ins>
      <w:ins w:id="80" w:author="Eriksen, Ruth (O&amp;A, Hobart)" w:date="2020-07-02T12:44:00Z">
        <w:del w:id="81" w:author="Trull, Tom (O&amp;A, Hobart)" w:date="2020-07-04T08:26:00Z">
          <w:r w:rsidR="008A62C2" w:rsidDel="009E347A">
            <w:delText>in</w:delText>
          </w:r>
        </w:del>
      </w:ins>
      <w:del w:id="82" w:author="Trull, Tom (O&amp;A, Hobart)" w:date="2020-07-04T08:26:00Z">
        <w:r w:rsidR="00A42E9F" w:rsidDel="009E347A">
          <w:delText xml:space="preserve"> general</w:delText>
        </w:r>
      </w:del>
      <w:ins w:id="83" w:author="Trull, Tom (O&amp;A, Hobart)" w:date="2020-07-04T08:26:00Z">
        <w:r w:rsidR="009E347A">
          <w:t>In brief</w:t>
        </w:r>
      </w:ins>
      <w:r w:rsidR="00A42E9F">
        <w:t xml:space="preserve">, </w:t>
      </w:r>
      <w:ins w:id="84" w:author="Eriksen, Ruth (O&amp;A, Hobart)" w:date="2020-07-02T12:41:00Z">
        <w:r w:rsidR="008A62C2">
          <w:t xml:space="preserve">fields of view are observed </w:t>
        </w:r>
      </w:ins>
      <w:ins w:id="85" w:author="Eriksen, Ruth (O&amp;A, Hobart)" w:date="2020-07-02T12:44:00Z">
        <w:r w:rsidR="008A62C2">
          <w:t xml:space="preserve">at 320x magnification </w:t>
        </w:r>
      </w:ins>
      <w:ins w:id="86" w:author="Eriksen, Ruth (O&amp;A, Hobart)" w:date="2020-07-02T12:41:00Z">
        <w:r w:rsidR="008A62C2">
          <w:t xml:space="preserve">until </w:t>
        </w:r>
      </w:ins>
      <w:r w:rsidR="00A42E9F">
        <w:t xml:space="preserve">400 cells </w:t>
      </w:r>
      <w:ins w:id="87" w:author="Eriksen, Ruth (O&amp;A, Hobart)" w:date="2020-07-02T12:41:00Z">
        <w:r w:rsidR="008A62C2">
          <w:t>of the most abundant species h</w:t>
        </w:r>
      </w:ins>
      <w:ins w:id="88" w:author="Eriksen, Ruth (O&amp;A, Hobart)" w:date="2020-07-02T12:42:00Z">
        <w:r w:rsidR="008A62C2">
          <w:t xml:space="preserve">ave been recorded.  This </w:t>
        </w:r>
      </w:ins>
      <w:ins w:id="89" w:author="Eriksen, Ruth (O&amp;A, Hobart)" w:date="2020-07-02T12:43:00Z">
        <w:r w:rsidR="008A62C2">
          <w:t xml:space="preserve">modification to AAD protocols was introduced to </w:t>
        </w:r>
      </w:ins>
      <w:ins w:id="90" w:author="Eriksen, Ruth (O&amp;A, Hobart)" w:date="2020-07-02T12:42:00Z">
        <w:r w:rsidR="008A62C2">
          <w:t xml:space="preserve">improve </w:t>
        </w:r>
      </w:ins>
      <w:ins w:id="91" w:author="Eriksen, Ruth (O&amp;A, Hobart)" w:date="2020-07-02T12:45:00Z">
        <w:r w:rsidR="008A62C2">
          <w:t xml:space="preserve">resolution of community composition, including rare species, </w:t>
        </w:r>
      </w:ins>
      <w:ins w:id="92" w:author="Eriksen, Ruth (O&amp;A, Hobart)" w:date="2020-07-02T12:42:00Z">
        <w:del w:id="93" w:author="Trull, Tom (O&amp;A, Hobart)" w:date="2020-07-04T08:27:00Z">
          <w:r w:rsidR="008A62C2" w:rsidDel="009E347A">
            <w:delText>over</w:delText>
          </w:r>
        </w:del>
      </w:ins>
      <w:ins w:id="94" w:author="Trull, Tom (O&amp;A, Hobart)" w:date="2020-07-04T08:27:00Z">
        <w:r w:rsidR="009E347A">
          <w:t>versus</w:t>
        </w:r>
      </w:ins>
      <w:ins w:id="95" w:author="Eriksen, Ruth (O&amp;A, Hobart)" w:date="2020-07-02T12:42:00Z">
        <w:r w:rsidR="008A62C2">
          <w:t xml:space="preserve"> </w:t>
        </w:r>
      </w:ins>
      <w:ins w:id="96" w:author="Eriksen, Ruth (O&amp;A, Hobart)" w:date="2020-07-02T12:43:00Z">
        <w:r w:rsidR="008A62C2">
          <w:t>the standard method of counting 20 field</w:t>
        </w:r>
      </w:ins>
      <w:ins w:id="97" w:author="Davies, Di (O&amp;A, Hobart)" w:date="2020-07-03T17:34:00Z">
        <w:r w:rsidR="009256EA">
          <w:t>s</w:t>
        </w:r>
      </w:ins>
      <w:ins w:id="98" w:author="Eriksen, Ruth (O&amp;A, Hobart)" w:date="2020-07-02T12:43:00Z">
        <w:r w:rsidR="008A62C2">
          <w:t xml:space="preserve"> of view. </w:t>
        </w:r>
      </w:ins>
      <w:r>
        <w:t>Cells are identified to the lowest practicable</w:t>
      </w:r>
      <w:r w:rsidR="00A42E9F">
        <w:t xml:space="preserve"> taxonomic level</w:t>
      </w:r>
      <w:r>
        <w:t xml:space="preserve">, given the sample condition, preservative used, the limits of light microscopy and published resources available. Where identification to species </w:t>
      </w:r>
      <w:r w:rsidR="006639D7">
        <w:t xml:space="preserve">level </w:t>
      </w:r>
      <w:r>
        <w:t xml:space="preserve">cannot be made, size classes are used to allow calculation of biovolumes.  Biovolumes are calculated using standard geometries described in Hillebrand </w:t>
      </w:r>
      <w:r>
        <w:fldChar w:fldCharType="begin"/>
      </w:r>
      <w:r>
        <w:instrText xml:space="preserve"> ADDIN EN.CITE &lt;EndNote&gt;&lt;Cite ExcludeAuth="1"&gt;&lt;Author&gt;Hillebrand&lt;/Author&gt;&lt;Year&gt;1999&lt;/Year&gt;&lt;IDText&gt;Biovolume calculation for pelagic and benthic microalgae&lt;/IDText&gt;&lt;DisplayText&gt;(1999)&lt;/DisplayText&gt;&lt;record&gt;&lt;dates&gt;&lt;pub-dates&gt;&lt;date&gt;Apr&lt;/date&gt;&lt;/pub-dates&gt;&lt;year&gt;1999&lt;/year&gt;&lt;/dates&gt;&lt;urls&gt;&lt;related-urls&gt;&lt;url&gt;&amp;lt;Go to ISI&amp;gt;://WOS:000080222900021&lt;/url&gt;&lt;/related-urls&gt;&lt;/urls&gt;&lt;isbn&gt;0022-3646&lt;/isbn&gt;&lt;titles&gt;&lt;title&gt;Biovolume calculation for pelagic and benthic microalgae&lt;/title&gt;&lt;secondary-title&gt;Journal of Phycology&lt;/secondary-title&gt;&lt;short-title&gt;Biovolume calculation for pelagic and benthic microalgae&lt;/short-title&gt;&lt;/titles&gt;&lt;pages&gt;403-424&lt;/pages&gt;&lt;number&gt;2&lt;/number&gt;&lt;contributors&gt;&lt;authors&gt;&lt;author&gt;Hillebrand, H.&lt;/author&gt;&lt;author&gt;Durselen, C. D.&lt;/author&gt;&lt;author&gt;Kirschtel, D.&lt;/author&gt;&lt;author&gt;Pollingher, U.&lt;/author&gt;&lt;author&gt;Zohary, T.&lt;/author&gt;&lt;/authors&gt;&lt;/contributors&gt;&lt;added-date format="utc"&gt;1543908057&lt;/added-date&gt;&lt;ref-type name="Journal Article"&gt;17&lt;/ref-type&gt;&lt;rec-number&gt;270&lt;/rec-number&gt;&lt;last-updated-date format="utc"&gt;1543908057&lt;/last-updated-date&gt;&lt;accession-num&gt;WOS:000080222900021&lt;/accession-num&gt;&lt;electronic-resource-num&gt;10.1046/j.1529-8817.1999.3520403.x&lt;/electronic-resource-num&gt;&lt;volume&gt;35&lt;/volume&gt;&lt;/record&gt;&lt;/Cite&gt;&lt;/EndNote&gt;</w:instrText>
      </w:r>
      <w:r>
        <w:fldChar w:fldCharType="separate"/>
      </w:r>
      <w:r>
        <w:rPr>
          <w:noProof/>
        </w:rPr>
        <w:t>(1999)</w:t>
      </w:r>
      <w:r>
        <w:fldChar w:fldCharType="end"/>
      </w:r>
      <w:r>
        <w:t xml:space="preserve">, Davies et al. </w:t>
      </w:r>
      <w:r>
        <w:fldChar w:fldCharType="begin">
          <w:fldData xml:space="preserve">PEVuZE5vdGU+PENpdGUgRXhjbHVkZUF1dGg9IjEiPjxBdXRob3I+RGF2aWVzPC9BdXRob3I+PFll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</w:fldData>
        </w:fldChar>
      </w:r>
      <w:r>
        <w:instrText xml:space="preserve"> ADDIN EN.CITE </w:instrText>
      </w:r>
      <w:r>
        <w:fldChar w:fldCharType="begin">
          <w:fldData xml:space="preserve">PEVuZE5vdGU+PENpdGUgRXhjbHVkZUF1dGg9IjEiPjxBdXRob3I+RGF2aWVzPC9BdXRob3I+PFll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</w:fldData>
        </w:fldChar>
      </w:r>
      <w:r>
        <w:instrText xml:space="preserve"> ADDIN EN.CITE.DATA </w:instrText>
      </w:r>
      <w:r>
        <w:fldChar w:fldCharType="end"/>
      </w:r>
      <w:r>
        <w:fldChar w:fldCharType="separate"/>
      </w:r>
      <w:r>
        <w:rPr>
          <w:noProof/>
        </w:rPr>
        <w:t>(2017)</w:t>
      </w:r>
      <w:r>
        <w:fldChar w:fldCharType="end"/>
      </w:r>
      <w:r>
        <w:t xml:space="preserve"> and the supplementary material provided in Eriksen et al. </w:t>
      </w:r>
      <w:r>
        <w:fldChar w:fldCharType="begin"/>
      </w:r>
      <w:r>
        <w:instrText xml:space="preserve"> ADDIN EN.CITE &lt;EndNote&gt;&lt;Cite ExcludeAuth="1"&gt;&lt;Author&gt;Eriksen&lt;/Author&gt;&lt;Year&gt;2019&lt;/Year&gt;&lt;IDText&gt;Australia’s long-term plankton observations: the Integrated Marine Observing System National Reference Station network&lt;/IDText&gt;&lt;DisplayText&gt;(2019)&lt;/DisplayText&gt;&lt;record&gt;&lt;titles&gt;&lt;title&gt;Australia’s long-term plankton observations: the Integrated Marine Observing System National Reference Station network&lt;/title&gt;&lt;secondary-title&gt;Frontiers in Marine Science&lt;/secondary-title&gt;&lt;/titles&gt;&lt;pages&gt;17&lt;/pages&gt;&lt;number&gt;Article 161&lt;/number&gt;&lt;contributors&gt;&lt;authors&gt;&lt;author&gt;Eriksen, Ruth S.&lt;/author&gt;&lt;author&gt;Davies, Claire H.&lt;/author&gt;&lt;author&gt;Bonham, P.&lt;/author&gt;&lt;author&gt;Coman, Frank E.&lt;/author&gt;&lt;author&gt;Edgar, Steven&lt;/author&gt;&lt;author&gt;McEnnulty, Felicity&lt;/author&gt;&lt;author&gt;McLeod, David&lt;/author&gt;&lt;author&gt;Miller, Margaret J.&lt;/author&gt;&lt;author&gt;Rochester, Wayne&lt;/author&gt;&lt;author&gt;Slotwinski, Anita&lt;/author&gt;&lt;author&gt;Tonks, Mark L.&lt;/author&gt;&lt;author&gt;Uribe-Palomino, Julian&lt;/author&gt;&lt;author&gt;Richardson, Anthony J.&lt;/author&gt;&lt;/authors&gt;&lt;/contributors&gt;&lt;added-date format="utc"&gt;1552525962&lt;/added-date&gt;&lt;ref-type name="Journal Article"&gt;17&lt;/ref-type&gt;&lt;dates&gt;&lt;year&gt;2019&lt;/year&gt;&lt;/dates&gt;&lt;rec-number&gt;321&lt;/rec-number&gt;&lt;last-updated-date format="utc"&gt;1557453609&lt;/last-updated-date&gt;&lt;volume&gt;6&lt;/volume&gt;&lt;num-vols&gt;Best Practices in Ocean Observing&lt;/num-vols&gt;&lt;/record&gt;&lt;/Cite&gt;&lt;/EndNote&gt;</w:instrText>
      </w:r>
      <w:r>
        <w:fldChar w:fldCharType="separate"/>
      </w:r>
      <w:r>
        <w:rPr>
          <w:noProof/>
        </w:rPr>
        <w:t>(2019)</w:t>
      </w:r>
      <w:r>
        <w:fldChar w:fldCharType="end"/>
      </w:r>
      <w:r>
        <w:t xml:space="preserve">. </w:t>
      </w:r>
      <w:ins w:id="99" w:author="Eriksen, Ruth (O&amp;A, Hobart)" w:date="2020-07-02T12:55:00Z">
        <w:r w:rsidR="003205B9">
          <w:t>Where site</w:t>
        </w:r>
      </w:ins>
      <w:ins w:id="100" w:author="Eriksen, Ruth (O&amp;A, Hobart)" w:date="2020-07-02T12:56:00Z">
        <w:r w:rsidR="003205B9">
          <w:t>-</w:t>
        </w:r>
      </w:ins>
      <w:ins w:id="101" w:author="Eriksen, Ruth (O&amp;A, Hobart)" w:date="2020-07-02T12:55:00Z">
        <w:r w:rsidR="003205B9">
          <w:t>specific biovolumes differ</w:t>
        </w:r>
      </w:ins>
      <w:ins w:id="102" w:author="Eriksen, Ruth (O&amp;A, Hobart)" w:date="2020-07-02T12:56:00Z">
        <w:r w:rsidR="003205B9">
          <w:t xml:space="preserve"> from the CSIRO database, there is capacity to use a biovolume calculated from cells measured in SOTS samples. </w:t>
        </w:r>
      </w:ins>
      <w:r>
        <w:t xml:space="preserve">Examples of specimens observed with light microscopy </w:t>
      </w:r>
      <w:ins w:id="103" w:author="Eriksen, Ruth (O&amp;A, Hobart)" w:date="2020-07-02T12:46:00Z">
        <w:r w:rsidR="008A62C2">
          <w:t xml:space="preserve">at the SOTS site </w:t>
        </w:r>
      </w:ins>
      <w:r>
        <w:t xml:space="preserve">are shown in </w:t>
      </w:r>
      <w:r w:rsidR="005301D5">
        <w:fldChar w:fldCharType="begin"/>
      </w:r>
      <w:r w:rsidR="005301D5">
        <w:instrText xml:space="preserve"> REF _Ref43126153 \h </w:instrText>
      </w:r>
      <w:r w:rsidR="005301D5">
        <w:fldChar w:fldCharType="separate"/>
      </w:r>
      <w:r w:rsidR="005301D5">
        <w:t xml:space="preserve">Figure </w:t>
      </w:r>
      <w:r w:rsidR="005301D5">
        <w:rPr>
          <w:noProof/>
        </w:rPr>
        <w:t>2</w:t>
      </w:r>
      <w:r w:rsidR="005301D5">
        <w:fldChar w:fldCharType="end"/>
      </w:r>
      <w:r w:rsidR="005301D5">
        <w:t>.</w:t>
      </w:r>
    </w:p>
    <w:p w14:paraId="36C89525" w14:textId="0C88EA0E" w:rsidR="007C428B" w:rsidRDefault="007C428B" w:rsidP="007C428B">
      <w:pPr>
        <w:pStyle w:val="BodyText"/>
      </w:pPr>
      <w:r w:rsidRPr="007C428B">
        <w:rPr>
          <w:noProof/>
        </w:rPr>
        <w:drawing>
          <wp:inline distT="0" distB="0" distL="0" distR="0" wp14:anchorId="27F91E2B" wp14:editId="297E3C9F">
            <wp:extent cx="6173359" cy="3371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24"/>
                    <a:stretch/>
                  </pic:blipFill>
                  <pic:spPr bwMode="auto">
                    <a:xfrm>
                      <a:off x="0" y="0"/>
                      <a:ext cx="6366260" cy="3477212"/>
                    </a:xfrm>
                    <a:prstGeom prst="rect">
                      <a:avLst/>
                    </a:prstGeom>
                    <a:ln>
                      <a:noFill/>
                    </a:ln>
                    <a:extLst>
                      <a:ext uri="{53640926-AAD7-44D8-BBD7-CCE9431645EC}">
                        <a14:shadowObscured xmlns:a14="http://schemas.microsoft.com/office/drawing/2010/main"/>
                      </a:ext>
                    </a:extLst>
                  </pic:spPr>
                </pic:pic>
              </a:graphicData>
            </a:graphic>
          </wp:inline>
        </w:drawing>
      </w:r>
    </w:p>
    <w:p w14:paraId="1E0B84EE" w14:textId="3108BF30" w:rsidR="009B3FA1" w:rsidRDefault="007C428B" w:rsidP="00486FD9">
      <w:pPr>
        <w:pStyle w:val="Caption"/>
      </w:pPr>
      <w:bookmarkStart w:id="104" w:name="_Ref43126153"/>
      <w:bookmarkStart w:id="105" w:name="_Toc44707351"/>
      <w:r>
        <w:t xml:space="preserve">Figure </w:t>
      </w:r>
      <w:r w:rsidR="00A659FD">
        <w:fldChar w:fldCharType="begin"/>
      </w:r>
      <w:r w:rsidR="00A659FD">
        <w:instrText xml:space="preserve"> SEQ Figure \* ARABIC </w:instrText>
      </w:r>
      <w:r w:rsidR="00A659FD">
        <w:fldChar w:fldCharType="separate"/>
      </w:r>
      <w:r w:rsidR="006C507F">
        <w:rPr>
          <w:noProof/>
        </w:rPr>
        <w:t>2</w:t>
      </w:r>
      <w:r w:rsidR="00A659FD">
        <w:rPr>
          <w:noProof/>
        </w:rPr>
        <w:fldChar w:fldCharType="end"/>
      </w:r>
      <w:bookmarkEnd w:id="104"/>
      <w:r>
        <w:t xml:space="preserve">  Pulse 7 light microscopy images. </w:t>
      </w:r>
      <w:r w:rsidR="009B3FA1">
        <w:t xml:space="preserve"> </w:t>
      </w:r>
      <w:r>
        <w:t xml:space="preserve">Top row diatoms and </w:t>
      </w:r>
      <w:proofErr w:type="spellStart"/>
      <w:r>
        <w:t>silicoflagellates</w:t>
      </w:r>
      <w:proofErr w:type="spellEnd"/>
      <w:r>
        <w:t xml:space="preserve">: 1) </w:t>
      </w:r>
      <w:proofErr w:type="spellStart"/>
      <w:r w:rsidRPr="007C428B">
        <w:rPr>
          <w:i/>
          <w:iCs/>
        </w:rPr>
        <w:t>Thalassiosira</w:t>
      </w:r>
      <w:proofErr w:type="spellEnd"/>
      <w:r>
        <w:t xml:space="preserve"> sp. chain 2) </w:t>
      </w:r>
      <w:proofErr w:type="spellStart"/>
      <w:r w:rsidRPr="007C428B">
        <w:rPr>
          <w:i/>
          <w:iCs/>
        </w:rPr>
        <w:t>Leptocylindrus</w:t>
      </w:r>
      <w:proofErr w:type="spellEnd"/>
      <w:r w:rsidRPr="007C428B">
        <w:rPr>
          <w:i/>
          <w:iCs/>
        </w:rPr>
        <w:t xml:space="preserve"> </w:t>
      </w:r>
      <w:proofErr w:type="spellStart"/>
      <w:r w:rsidRPr="007C428B">
        <w:rPr>
          <w:i/>
          <w:iCs/>
        </w:rPr>
        <w:t>mediterraneus</w:t>
      </w:r>
      <w:proofErr w:type="spellEnd"/>
      <w:r>
        <w:t xml:space="preserve"> (with symbiont </w:t>
      </w:r>
      <w:proofErr w:type="spellStart"/>
      <w:r w:rsidRPr="007C428B">
        <w:rPr>
          <w:i/>
          <w:iCs/>
        </w:rPr>
        <w:t>Solenicola</w:t>
      </w:r>
      <w:proofErr w:type="spellEnd"/>
      <w:r w:rsidRPr="007C428B">
        <w:rPr>
          <w:i/>
          <w:iCs/>
        </w:rPr>
        <w:t xml:space="preserve"> </w:t>
      </w:r>
      <w:proofErr w:type="spellStart"/>
      <w:r w:rsidRPr="007C428B">
        <w:rPr>
          <w:i/>
          <w:iCs/>
        </w:rPr>
        <w:t>setigera</w:t>
      </w:r>
      <w:proofErr w:type="spellEnd"/>
      <w:r>
        <w:t xml:space="preserve">) 3) </w:t>
      </w:r>
      <w:proofErr w:type="spellStart"/>
      <w:r w:rsidRPr="007C428B">
        <w:rPr>
          <w:i/>
          <w:iCs/>
        </w:rPr>
        <w:t>Corethron</w:t>
      </w:r>
      <w:proofErr w:type="spellEnd"/>
      <w:r w:rsidRPr="007C428B">
        <w:rPr>
          <w:i/>
          <w:iCs/>
        </w:rPr>
        <w:t xml:space="preserve"> </w:t>
      </w:r>
      <w:proofErr w:type="spellStart"/>
      <w:r w:rsidRPr="007C428B">
        <w:rPr>
          <w:i/>
          <w:iCs/>
        </w:rPr>
        <w:t>pennatum</w:t>
      </w:r>
      <w:proofErr w:type="spellEnd"/>
      <w:r>
        <w:t xml:space="preserve"> 4, 5) </w:t>
      </w:r>
      <w:proofErr w:type="spellStart"/>
      <w:r w:rsidRPr="007C428B">
        <w:rPr>
          <w:i/>
          <w:iCs/>
        </w:rPr>
        <w:t>Planktoniella</w:t>
      </w:r>
      <w:proofErr w:type="spellEnd"/>
      <w:r w:rsidRPr="007C428B">
        <w:rPr>
          <w:i/>
          <w:iCs/>
        </w:rPr>
        <w:t xml:space="preserve"> sol</w:t>
      </w:r>
      <w:r>
        <w:t xml:space="preserve"> (valve and girdle view) 6) </w:t>
      </w:r>
      <w:proofErr w:type="spellStart"/>
      <w:r w:rsidRPr="007C428B">
        <w:rPr>
          <w:i/>
          <w:iCs/>
        </w:rPr>
        <w:t>Guinardia</w:t>
      </w:r>
      <w:proofErr w:type="spellEnd"/>
      <w:r w:rsidRPr="007C428B">
        <w:rPr>
          <w:i/>
          <w:iCs/>
        </w:rPr>
        <w:t xml:space="preserve"> </w:t>
      </w:r>
      <w:proofErr w:type="spellStart"/>
      <w:r w:rsidRPr="007C428B">
        <w:rPr>
          <w:i/>
          <w:iCs/>
        </w:rPr>
        <w:t>cylindrus</w:t>
      </w:r>
      <w:proofErr w:type="spellEnd"/>
      <w:r>
        <w:t xml:space="preserve"> 7) </w:t>
      </w:r>
      <w:proofErr w:type="spellStart"/>
      <w:r w:rsidRPr="007C428B">
        <w:rPr>
          <w:i/>
          <w:iCs/>
        </w:rPr>
        <w:t>Rhizosolenia</w:t>
      </w:r>
      <w:proofErr w:type="spellEnd"/>
      <w:r>
        <w:t xml:space="preserve"> </w:t>
      </w:r>
      <w:proofErr w:type="spellStart"/>
      <w:r>
        <w:t>sp</w:t>
      </w:r>
      <w:proofErr w:type="spellEnd"/>
      <w:r>
        <w:t xml:space="preserve"> 8) </w:t>
      </w:r>
      <w:proofErr w:type="spellStart"/>
      <w:r w:rsidRPr="007C428B">
        <w:rPr>
          <w:i/>
          <w:iCs/>
        </w:rPr>
        <w:t>Chaetoceros</w:t>
      </w:r>
      <w:proofErr w:type="spellEnd"/>
      <w:r>
        <w:t xml:space="preserve"> sp.</w:t>
      </w:r>
      <w:r w:rsidR="009B3FA1">
        <w:t xml:space="preserve"> </w:t>
      </w:r>
      <w:r>
        <w:t xml:space="preserve">9) </w:t>
      </w:r>
      <w:proofErr w:type="spellStart"/>
      <w:r w:rsidR="009B3FA1">
        <w:rPr>
          <w:i/>
          <w:iCs/>
        </w:rPr>
        <w:t>Cylindrotheca</w:t>
      </w:r>
      <w:proofErr w:type="spellEnd"/>
      <w:r w:rsidRPr="007C428B">
        <w:rPr>
          <w:i/>
          <w:iCs/>
        </w:rPr>
        <w:t xml:space="preserve"> </w:t>
      </w:r>
      <w:proofErr w:type="spellStart"/>
      <w:r w:rsidRPr="007C428B">
        <w:rPr>
          <w:i/>
          <w:iCs/>
        </w:rPr>
        <w:t>closterium</w:t>
      </w:r>
      <w:proofErr w:type="spellEnd"/>
      <w:r>
        <w:t xml:space="preserve"> 10) </w:t>
      </w:r>
      <w:proofErr w:type="spellStart"/>
      <w:r w:rsidRPr="007C428B">
        <w:rPr>
          <w:i/>
          <w:iCs/>
        </w:rPr>
        <w:t>Stephanocha</w:t>
      </w:r>
      <w:proofErr w:type="spellEnd"/>
      <w:r w:rsidRPr="007C428B">
        <w:rPr>
          <w:i/>
          <w:iCs/>
        </w:rPr>
        <w:t xml:space="preserve"> speculum</w:t>
      </w:r>
      <w:r>
        <w:t xml:space="preserve"> 11) </w:t>
      </w:r>
      <w:proofErr w:type="spellStart"/>
      <w:r w:rsidRPr="007C428B">
        <w:rPr>
          <w:i/>
          <w:iCs/>
        </w:rPr>
        <w:t>Dictyocha</w:t>
      </w:r>
      <w:proofErr w:type="spellEnd"/>
      <w:r>
        <w:t xml:space="preserve"> </w:t>
      </w:r>
      <w:proofErr w:type="spellStart"/>
      <w:r>
        <w:t>cf</w:t>
      </w:r>
      <w:proofErr w:type="spellEnd"/>
      <w:r>
        <w:t xml:space="preserve"> </w:t>
      </w:r>
      <w:proofErr w:type="spellStart"/>
      <w:r w:rsidRPr="007C428B">
        <w:rPr>
          <w:i/>
          <w:iCs/>
        </w:rPr>
        <w:t>stapedia</w:t>
      </w:r>
      <w:proofErr w:type="spellEnd"/>
      <w:r>
        <w:t xml:space="preserve">. Middle; dinoflagellates: 12) </w:t>
      </w:r>
      <w:r w:rsidRPr="007C428B">
        <w:rPr>
          <w:i/>
          <w:iCs/>
        </w:rPr>
        <w:t xml:space="preserve">Tripos </w:t>
      </w:r>
      <w:proofErr w:type="spellStart"/>
      <w:r w:rsidRPr="007C428B">
        <w:rPr>
          <w:i/>
          <w:iCs/>
        </w:rPr>
        <w:t>pentagonus</w:t>
      </w:r>
      <w:proofErr w:type="spellEnd"/>
      <w:r w:rsidRPr="007C428B">
        <w:rPr>
          <w:i/>
          <w:iCs/>
        </w:rPr>
        <w:t>/</w:t>
      </w:r>
      <w:proofErr w:type="spellStart"/>
      <w:r w:rsidRPr="007C428B">
        <w:rPr>
          <w:i/>
          <w:iCs/>
        </w:rPr>
        <w:t>lineatus</w:t>
      </w:r>
      <w:proofErr w:type="spellEnd"/>
      <w:r>
        <w:t xml:space="preserve"> complex 13) </w:t>
      </w:r>
      <w:proofErr w:type="spellStart"/>
      <w:r w:rsidRPr="007C428B">
        <w:rPr>
          <w:i/>
          <w:iCs/>
        </w:rPr>
        <w:t>Protoperidinium</w:t>
      </w:r>
      <w:proofErr w:type="spellEnd"/>
      <w:r>
        <w:t xml:space="preserve"> </w:t>
      </w:r>
      <w:proofErr w:type="spellStart"/>
      <w:r>
        <w:t>sp</w:t>
      </w:r>
      <w:proofErr w:type="spellEnd"/>
      <w:r>
        <w:t xml:space="preserve"> 14) </w:t>
      </w:r>
      <w:r w:rsidRPr="007C428B">
        <w:rPr>
          <w:i/>
          <w:iCs/>
        </w:rPr>
        <w:t>Tripos</w:t>
      </w:r>
      <w:r>
        <w:t xml:space="preserve"> </w:t>
      </w:r>
      <w:proofErr w:type="spellStart"/>
      <w:r w:rsidRPr="007C428B">
        <w:rPr>
          <w:i/>
          <w:iCs/>
        </w:rPr>
        <w:t>symmetricus</w:t>
      </w:r>
      <w:proofErr w:type="spellEnd"/>
      <w:r>
        <w:t xml:space="preserve"> 15) </w:t>
      </w:r>
      <w:proofErr w:type="spellStart"/>
      <w:r w:rsidRPr="007C428B">
        <w:rPr>
          <w:i/>
          <w:iCs/>
        </w:rPr>
        <w:t>Dinophysis</w:t>
      </w:r>
      <w:proofErr w:type="spellEnd"/>
      <w:r>
        <w:t xml:space="preserve"> sp. 16) </w:t>
      </w:r>
      <w:proofErr w:type="spellStart"/>
      <w:r>
        <w:t>Gymnodiniod</w:t>
      </w:r>
      <w:proofErr w:type="spellEnd"/>
      <w:r>
        <w:t xml:space="preserve"> sp. 17) </w:t>
      </w:r>
      <w:proofErr w:type="spellStart"/>
      <w:r w:rsidRPr="007C428B">
        <w:rPr>
          <w:i/>
          <w:iCs/>
        </w:rPr>
        <w:t>Karenia</w:t>
      </w:r>
      <w:proofErr w:type="spellEnd"/>
      <w:r>
        <w:t xml:space="preserve"> sp. 18) </w:t>
      </w:r>
      <w:proofErr w:type="spellStart"/>
      <w:r w:rsidRPr="007C428B">
        <w:rPr>
          <w:i/>
          <w:iCs/>
        </w:rPr>
        <w:t>Oxytoxum</w:t>
      </w:r>
      <w:proofErr w:type="spellEnd"/>
      <w:r>
        <w:t xml:space="preserve"> sp. 19) </w:t>
      </w:r>
      <w:proofErr w:type="spellStart"/>
      <w:r w:rsidRPr="007C428B">
        <w:rPr>
          <w:i/>
          <w:iCs/>
        </w:rPr>
        <w:t>Prorocentrum</w:t>
      </w:r>
      <w:proofErr w:type="spellEnd"/>
      <w:r>
        <w:t xml:space="preserve"> </w:t>
      </w:r>
      <w:proofErr w:type="spellStart"/>
      <w:r w:rsidRPr="007C428B">
        <w:rPr>
          <w:i/>
          <w:iCs/>
        </w:rPr>
        <w:t>balticum</w:t>
      </w:r>
      <w:proofErr w:type="spellEnd"/>
      <w:r>
        <w:t xml:space="preserve">. </w:t>
      </w:r>
      <w:r w:rsidR="009B3FA1">
        <w:t xml:space="preserve"> </w:t>
      </w:r>
      <w:r>
        <w:t>Bottom;</w:t>
      </w:r>
      <w:r w:rsidR="009B3FA1">
        <w:t xml:space="preserve"> </w:t>
      </w:r>
      <w:r>
        <w:t xml:space="preserve">ciliates, </w:t>
      </w:r>
      <w:proofErr w:type="spellStart"/>
      <w:r>
        <w:t>appendicularia</w:t>
      </w:r>
      <w:proofErr w:type="spellEnd"/>
      <w:r>
        <w:t xml:space="preserve"> and flagellates: 20) Ciliate 21) </w:t>
      </w:r>
      <w:proofErr w:type="spellStart"/>
      <w:r w:rsidRPr="007C428B">
        <w:rPr>
          <w:i/>
          <w:iCs/>
        </w:rPr>
        <w:t>Dinobryon</w:t>
      </w:r>
      <w:proofErr w:type="spellEnd"/>
      <w:r>
        <w:t xml:space="preserve"> colony 22) </w:t>
      </w:r>
      <w:proofErr w:type="spellStart"/>
      <w:r w:rsidRPr="007C428B">
        <w:rPr>
          <w:i/>
          <w:iCs/>
        </w:rPr>
        <w:t>Eutreptiella</w:t>
      </w:r>
      <w:proofErr w:type="spellEnd"/>
      <w:r>
        <w:t xml:space="preserve"> </w:t>
      </w:r>
      <w:proofErr w:type="spellStart"/>
      <w:r>
        <w:t>sp</w:t>
      </w:r>
      <w:proofErr w:type="spellEnd"/>
      <w:r>
        <w:t xml:space="preserve"> 23) </w:t>
      </w:r>
      <w:proofErr w:type="spellStart"/>
      <w:r w:rsidRPr="007C428B">
        <w:rPr>
          <w:i/>
          <w:iCs/>
        </w:rPr>
        <w:t>Parvicorbicula</w:t>
      </w:r>
      <w:proofErr w:type="spellEnd"/>
      <w:r>
        <w:t xml:space="preserve"> </w:t>
      </w:r>
      <w:proofErr w:type="spellStart"/>
      <w:r>
        <w:t>sp</w:t>
      </w:r>
      <w:proofErr w:type="spellEnd"/>
      <w:r>
        <w:t xml:space="preserve"> 24) </w:t>
      </w:r>
      <w:proofErr w:type="spellStart"/>
      <w:r w:rsidRPr="007C428B">
        <w:rPr>
          <w:i/>
          <w:iCs/>
        </w:rPr>
        <w:t>Pyramimonas</w:t>
      </w:r>
      <w:proofErr w:type="spellEnd"/>
      <w:r>
        <w:t xml:space="preserve"> sp. 25) </w:t>
      </w:r>
      <w:proofErr w:type="spellStart"/>
      <w:r w:rsidRPr="007C428B">
        <w:rPr>
          <w:i/>
          <w:iCs/>
        </w:rPr>
        <w:t>Phaeocystis</w:t>
      </w:r>
      <w:proofErr w:type="spellEnd"/>
      <w:r>
        <w:t xml:space="preserve"> </w:t>
      </w:r>
      <w:proofErr w:type="spellStart"/>
      <w:r w:rsidR="009B3FA1">
        <w:rPr>
          <w:i/>
          <w:iCs/>
        </w:rPr>
        <w:t>antarctica</w:t>
      </w:r>
      <w:proofErr w:type="spellEnd"/>
      <w:r w:rsidR="009B3FA1">
        <w:rPr>
          <w:i/>
          <w:iCs/>
        </w:rPr>
        <w:t xml:space="preserve"> </w:t>
      </w:r>
      <w:r>
        <w:t xml:space="preserve">26) </w:t>
      </w:r>
      <w:proofErr w:type="spellStart"/>
      <w:r w:rsidRPr="007C428B">
        <w:rPr>
          <w:i/>
          <w:iCs/>
        </w:rPr>
        <w:t>Rhabdonella</w:t>
      </w:r>
      <w:proofErr w:type="spellEnd"/>
      <w:r>
        <w:t xml:space="preserve"> sp. </w:t>
      </w:r>
      <w:r w:rsidR="006639D7">
        <w:t>2</w:t>
      </w:r>
      <w:r w:rsidR="009B3FA1">
        <w:t xml:space="preserve">7) </w:t>
      </w:r>
      <w:proofErr w:type="spellStart"/>
      <w:r w:rsidR="009B3FA1" w:rsidRPr="007C428B">
        <w:rPr>
          <w:i/>
          <w:iCs/>
        </w:rPr>
        <w:t>Oikopleura</w:t>
      </w:r>
      <w:proofErr w:type="spellEnd"/>
      <w:r w:rsidR="009B3FA1">
        <w:t xml:space="preserve"> 28) </w:t>
      </w:r>
      <w:proofErr w:type="spellStart"/>
      <w:r w:rsidR="009B3FA1" w:rsidRPr="007C428B">
        <w:rPr>
          <w:i/>
          <w:iCs/>
        </w:rPr>
        <w:t>Dictyocysta</w:t>
      </w:r>
      <w:proofErr w:type="spellEnd"/>
      <w:r w:rsidR="009B3FA1">
        <w:t xml:space="preserve"> </w:t>
      </w:r>
      <w:proofErr w:type="spellStart"/>
      <w:r w:rsidR="009B3FA1" w:rsidRPr="007C428B">
        <w:rPr>
          <w:i/>
          <w:iCs/>
        </w:rPr>
        <w:t>mitra</w:t>
      </w:r>
      <w:proofErr w:type="spellEnd"/>
      <w:r w:rsidR="009B3FA1">
        <w:t xml:space="preserve"> 29) </w:t>
      </w:r>
      <w:proofErr w:type="spellStart"/>
      <w:r w:rsidR="009B3FA1" w:rsidRPr="007C428B">
        <w:rPr>
          <w:i/>
          <w:iCs/>
        </w:rPr>
        <w:t>Salpingella</w:t>
      </w:r>
      <w:proofErr w:type="spellEnd"/>
      <w:r w:rsidR="009B3FA1">
        <w:t xml:space="preserve"> sp. Scale bars 2-25 are 20 </w:t>
      </w:r>
      <w:proofErr w:type="spellStart"/>
      <w:r w:rsidR="009B3FA1">
        <w:t>μm</w:t>
      </w:r>
      <w:proofErr w:type="spellEnd"/>
      <w:r w:rsidR="009B3FA1">
        <w:t xml:space="preserve">; 1, 26-29 are 50 </w:t>
      </w:r>
      <w:proofErr w:type="spellStart"/>
      <w:r w:rsidR="009B3FA1">
        <w:t>μm</w:t>
      </w:r>
      <w:proofErr w:type="spellEnd"/>
      <w:r w:rsidR="009B3FA1">
        <w:t xml:space="preserve">.  Images R Eriksen, and published in Eriksen et al. </w:t>
      </w:r>
      <w:r w:rsidR="009B3FA1">
        <w:fldChar w:fldCharType="begin"/>
      </w:r>
      <w:r w:rsidR="008A62C2">
        <w:instrText xml:space="preserve"> ADDIN EN.CITE &lt;EndNote&gt;&lt;Cite ExcludeAuth="1"&gt;&lt;Author&gt;Rigual-Hernández&lt;/Author&gt;&lt;Year&gt;2020&lt;/Year&gt;&lt;IDText&gt;Full annual monitoring of Subantarctic Emiliania huxleyi populations reveals highly calcified morphotypes in high-CO2 winter conditions&lt;/IDText&gt;&lt;DisplayText&gt;(2020)&lt;/DisplayText&gt;&lt;record&gt;&lt;dates&gt;&lt;pub-dates&gt;&lt;date&gt;2020/02/13&lt;/date&gt;&lt;/pub-dates&gt;&lt;year&gt;2020&lt;/year&gt;&lt;/dates&gt;&lt;urls&gt;&lt;related-urls&gt;&lt;url&gt;https://doi.org/10.1038/s41598-020-59375-8&lt;/url&gt;&lt;/related-urls&gt;&lt;/urls&gt;&lt;isbn&gt;2045-2322&lt;/isbn&gt;&lt;titles&gt;&lt;title&gt;Full annual monitoring of Subantarctic Emiliania huxleyi populations reveals highly calcified morphotypes in high-CO2 winter conditions&lt;/title&gt;&lt;secondary-title&gt;Scientific Reports&lt;/secondary-title&gt;&lt;/titles&gt;&lt;pages&gt;2594&lt;/pages&gt;&lt;number&gt;1&lt;/number&gt;&lt;contributors&gt;&lt;authors&gt;&lt;author&gt;Rigual-Hernández, A. S.&lt;/author&gt;&lt;author&gt;Trull, T. W.&lt;/author&gt;&lt;author&gt;Flores, J. A.&lt;/author&gt;&lt;author&gt;Nodder, S. D.&lt;/author&gt;&lt;author&gt;Eriksen, R.&lt;/author&gt;&lt;author&gt;Davies, D. M.&lt;/author&gt;&lt;author&gt;Hallegraeff, G. M.&lt;/author&gt;&lt;author&gt;Sierro, F. J.&lt;/author&gt;&lt;author&gt;Patil, S. M.&lt;/author&gt;&lt;author&gt;Cortina, A.&lt;/author&gt;&lt;author&gt;Ballegeer, A. M.&lt;/author&gt;&lt;author&gt;Northcote, L. C.&lt;/author&gt;&lt;author&gt;Abrantes, F.&lt;/author&gt;&lt;author&gt;Rufino, M. M.&lt;/author&gt;&lt;/authors&gt;&lt;/contributors&gt;&lt;added-date format="utc"&gt;1591680548&lt;/added-date&gt;&lt;ref-type name="Journal Article"&gt;17&lt;/ref-type&gt;&lt;rec-number&gt;467&lt;/rec-number&gt;&lt;last-updated-date format="utc"&gt;1591680548&lt;/last-updated-date&gt;&lt;electronic-resource-num&gt;10.1038/s41598-020-59375-8&lt;/electronic-resource-num&gt;&lt;volume&gt;10&lt;/volume&gt;&lt;/record&gt;&lt;/Cite&gt;&lt;/EndNote&gt;</w:instrText>
      </w:r>
      <w:r w:rsidR="009B3FA1">
        <w:fldChar w:fldCharType="separate"/>
      </w:r>
      <w:r w:rsidR="008A62C2">
        <w:rPr>
          <w:noProof/>
        </w:rPr>
        <w:t>(2020)</w:t>
      </w:r>
      <w:r w:rsidR="009B3FA1">
        <w:fldChar w:fldCharType="end"/>
      </w:r>
      <w:r w:rsidR="009B3FA1">
        <w:t>.</w:t>
      </w:r>
      <w:bookmarkEnd w:id="105"/>
    </w:p>
    <w:p w14:paraId="15651DB9" w14:textId="439CBC03" w:rsidR="00140DBB" w:rsidRDefault="00140DBB" w:rsidP="000B6875">
      <w:pPr>
        <w:pStyle w:val="BodyText"/>
        <w:rPr>
          <w:ins w:id="106" w:author="Davies, Di (O&amp;A, Hobart)" w:date="2020-07-03T16:56:00Z"/>
        </w:rPr>
      </w:pPr>
    </w:p>
    <w:p w14:paraId="6EE5999A" w14:textId="77777777" w:rsidR="00140DBB" w:rsidRDefault="00140DBB">
      <w:pPr>
        <w:pBdr>
          <w:top w:val="none" w:sz="4" w:space="0" w:color="000000"/>
          <w:left w:val="none" w:sz="4" w:space="0" w:color="000000"/>
          <w:bottom w:val="none" w:sz="4" w:space="0" w:color="000000"/>
          <w:right w:val="none" w:sz="4" w:space="0" w:color="000000"/>
          <w:between w:val="none" w:sz="4" w:space="0" w:color="000000"/>
        </w:pBdr>
        <w:rPr>
          <w:ins w:id="107" w:author="Davies, Di (O&amp;A, Hobart)" w:date="2020-07-03T16:56:00Z"/>
          <w:rFonts w:eastAsia="Calibri"/>
          <w:color w:val="000000"/>
          <w:sz w:val="24"/>
          <w:szCs w:val="22"/>
          <w:lang w:eastAsia="en-AU"/>
        </w:rPr>
      </w:pPr>
      <w:ins w:id="108" w:author="Davies, Di (O&amp;A, Hobart)" w:date="2020-07-03T16:56:00Z">
        <w:r>
          <w:br w:type="page"/>
        </w:r>
      </w:ins>
    </w:p>
    <w:p w14:paraId="5D8F069F" w14:textId="5246D3F7" w:rsidR="006C507F" w:rsidRDefault="00140DBB" w:rsidP="006C507F">
      <w:pPr>
        <w:pStyle w:val="Caption"/>
      </w:pPr>
      <w:ins w:id="109" w:author="Davies, Di (O&amp;A, Hobart)" w:date="2020-07-03T17:01:00Z">
        <w:r w:rsidRPr="00140DBB">
          <w:lastRenderedPageBreak/>
          <w:t xml:space="preserve"> </w:t>
        </w:r>
      </w:ins>
      <w:bookmarkStart w:id="110" w:name="_GoBack"/>
      <w:ins w:id="111" w:author="Davies, Di (O&amp;A, Hobart)" w:date="2020-07-03T17:09:00Z">
        <w:r w:rsidR="00A659FD">
          <w:rPr>
            <w:noProof/>
          </w:rPr>
          <w:pict w14:anchorId="332A0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ers/dav615/Desktop/phyto_QC_2_panel.png" style="width:482pt;height:611.35pt;mso-width-percent:0;mso-height-percent:0;mso-width-percent:0;mso-height-percent:0">
              <v:imagedata r:id="rId26" o:title="phyto_QC_2_panel"/>
            </v:shape>
          </w:pict>
        </w:r>
      </w:ins>
      <w:bookmarkEnd w:id="110"/>
    </w:p>
    <w:p w14:paraId="49F47E43" w14:textId="7DD889F3" w:rsidR="000B6875" w:rsidRDefault="006C507F" w:rsidP="006C507F">
      <w:pPr>
        <w:pStyle w:val="Caption"/>
        <w:rPr>
          <w:ins w:id="112" w:author="Davies, Di (O&amp;A, Hobart)" w:date="2020-07-03T17:13:00Z"/>
          <w:iCs/>
        </w:rPr>
      </w:pPr>
      <w:bookmarkStart w:id="113" w:name="_Toc44707352"/>
      <w:r>
        <w:t xml:space="preserve">Figure </w:t>
      </w:r>
      <w:r w:rsidR="00A659FD">
        <w:fldChar w:fldCharType="begin"/>
      </w:r>
      <w:r w:rsidR="00A659FD">
        <w:instrText xml:space="preserve"> SEQ Figure \* ARABIC </w:instrText>
      </w:r>
      <w:r w:rsidR="00A659FD">
        <w:fldChar w:fldCharType="separate"/>
      </w:r>
      <w:r>
        <w:rPr>
          <w:noProof/>
        </w:rPr>
        <w:t>3</w:t>
      </w:r>
      <w:r w:rsidR="00A659FD">
        <w:rPr>
          <w:noProof/>
        </w:rPr>
        <w:fldChar w:fldCharType="end"/>
      </w:r>
      <w:r>
        <w:t xml:space="preserve"> </w:t>
      </w:r>
      <w:r w:rsidRPr="00D20B0C">
        <w:t xml:space="preserve">Phytoplankton counts per litre and biovolume </w:t>
      </w:r>
      <w:r>
        <w:rPr>
          <w:rFonts w:cs="Calibri"/>
        </w:rPr>
        <w:t>µ</w:t>
      </w:r>
      <w:r w:rsidRPr="00D20B0C">
        <w:t>m3 L</w:t>
      </w:r>
      <w:r w:rsidRPr="006C507F">
        <w:rPr>
          <w:vertAlign w:val="superscript"/>
        </w:rPr>
        <w:t>-1</w:t>
      </w:r>
      <w:r w:rsidRPr="00D20B0C">
        <w:t xml:space="preserve">, Pulse7 through to Pulse11 moorings showing the consistency of the data across deployments and the dominance of </w:t>
      </w:r>
      <w:proofErr w:type="spellStart"/>
      <w:r w:rsidRPr="006C507F">
        <w:rPr>
          <w:i/>
          <w:iCs/>
        </w:rPr>
        <w:t>Phaeocystis</w:t>
      </w:r>
      <w:proofErr w:type="spellEnd"/>
      <w:r w:rsidRPr="006C507F">
        <w:rPr>
          <w:i/>
          <w:iCs/>
        </w:rPr>
        <w:t xml:space="preserve"> </w:t>
      </w:r>
      <w:proofErr w:type="spellStart"/>
      <w:r w:rsidRPr="006C507F">
        <w:rPr>
          <w:i/>
          <w:iCs/>
        </w:rPr>
        <w:t>antarctica</w:t>
      </w:r>
      <w:proofErr w:type="spellEnd"/>
      <w:r w:rsidRPr="00D20B0C">
        <w:t xml:space="preserve"> in cell numbers but not volume.</w:t>
      </w:r>
      <w:bookmarkEnd w:id="113"/>
    </w:p>
    <w:p w14:paraId="73BA3BEB" w14:textId="1E33547C" w:rsidR="00E46E56" w:rsidRDefault="00E46E56" w:rsidP="00E46E56">
      <w:pPr>
        <w:pStyle w:val="BodyText"/>
        <w:rPr>
          <w:ins w:id="114" w:author="Davies, Di (O&amp;A, Hobart)" w:date="2020-07-03T17:13:00Z"/>
        </w:rPr>
      </w:pPr>
    </w:p>
    <w:p w14:paraId="307D6183" w14:textId="77777777" w:rsidR="006C507F" w:rsidRDefault="00BA0CD3" w:rsidP="006C507F">
      <w:pPr>
        <w:pStyle w:val="Caption"/>
      </w:pPr>
      <w:ins w:id="115" w:author="Davies, Di (O&amp;A, Hobart)" w:date="2020-07-03T17:23:00Z">
        <w:r>
          <w:rPr>
            <w:noProof/>
          </w:rPr>
          <w:lastRenderedPageBreak/>
          <w:drawing>
            <wp:inline distT="0" distB="0" distL="0" distR="0" wp14:anchorId="0633CB82" wp14:editId="7E7839DF">
              <wp:extent cx="6121400" cy="7856855"/>
              <wp:effectExtent l="0" t="0" r="0" b="4445"/>
              <wp:docPr id="59" name="Picture 59" descr="/Users/dav615/Desktop/phyto_QC_2_panel_an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av615/Desktop/phyto_QC_2_panel_annu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1400" cy="7856855"/>
                      </a:xfrm>
                      <a:prstGeom prst="rect">
                        <a:avLst/>
                      </a:prstGeom>
                      <a:noFill/>
                      <a:ln>
                        <a:noFill/>
                      </a:ln>
                    </pic:spPr>
                  </pic:pic>
                </a:graphicData>
              </a:graphic>
            </wp:inline>
          </w:drawing>
        </w:r>
      </w:ins>
    </w:p>
    <w:p w14:paraId="55129C2E" w14:textId="6266D0B7" w:rsidR="006C507F" w:rsidRDefault="006C507F" w:rsidP="006C507F">
      <w:pPr>
        <w:pStyle w:val="Caption"/>
      </w:pPr>
      <w:bookmarkStart w:id="116" w:name="_Toc44707353"/>
      <w:r>
        <w:t xml:space="preserve">Figure </w:t>
      </w:r>
      <w:r w:rsidR="00A659FD">
        <w:fldChar w:fldCharType="begin"/>
      </w:r>
      <w:r w:rsidR="00A659FD">
        <w:instrText xml:space="preserve"> SEQ Figure \* ARABIC </w:instrText>
      </w:r>
      <w:r w:rsidR="00A659FD">
        <w:fldChar w:fldCharType="separate"/>
      </w:r>
      <w:r>
        <w:rPr>
          <w:noProof/>
        </w:rPr>
        <w:t>4</w:t>
      </w:r>
      <w:r w:rsidR="00A659FD">
        <w:rPr>
          <w:noProof/>
        </w:rPr>
        <w:fldChar w:fldCharType="end"/>
      </w:r>
      <w:r>
        <w:t xml:space="preserve"> </w:t>
      </w:r>
      <w:r w:rsidRPr="00897362">
        <w:t xml:space="preserve">Phytoplankton counts per litre and biovolume </w:t>
      </w:r>
      <w:r>
        <w:rPr>
          <w:rFonts w:cs="Calibri"/>
        </w:rPr>
        <w:t>µ</w:t>
      </w:r>
      <w:r w:rsidRPr="00897362">
        <w:t>m3 L</w:t>
      </w:r>
      <w:r w:rsidRPr="006C507F">
        <w:rPr>
          <w:vertAlign w:val="superscript"/>
        </w:rPr>
        <w:t>-1</w:t>
      </w:r>
      <w:r w:rsidRPr="00897362">
        <w:t xml:space="preserve"> per day of the year, Pulse7 to Pulse11.</w:t>
      </w:r>
      <w:bookmarkEnd w:id="116"/>
    </w:p>
    <w:p w14:paraId="60364CF6" w14:textId="77777777" w:rsidR="00E46E56" w:rsidRPr="00E46E56" w:rsidRDefault="00E46E56">
      <w:pPr>
        <w:pStyle w:val="BodyText"/>
      </w:pPr>
    </w:p>
    <w:p w14:paraId="36723060" w14:textId="148CB455" w:rsidR="00B53DFA" w:rsidRDefault="00B53DFA" w:rsidP="00B53DFA">
      <w:pPr>
        <w:pStyle w:val="Heading2"/>
      </w:pPr>
      <w:bookmarkStart w:id="117" w:name="_Toc44707343"/>
      <w:r>
        <w:lastRenderedPageBreak/>
        <w:t>Data entry</w:t>
      </w:r>
      <w:bookmarkEnd w:id="117"/>
    </w:p>
    <w:p w14:paraId="7F9486E9" w14:textId="47E6DAB0" w:rsidR="00383D22" w:rsidRDefault="00B53DFA" w:rsidP="0083175E">
      <w:pPr>
        <w:pStyle w:val="BodyText"/>
      </w:pPr>
      <w:r>
        <w:t xml:space="preserve">Data is managed through the CSIRO plankton database, built specifically for storage and dissemination of IMOS plankton data. </w:t>
      </w:r>
      <w:r w:rsidR="00A916C1">
        <w:t xml:space="preserve">PULSE deployments are discoverable through the </w:t>
      </w:r>
      <w:hyperlink r:id="rId28" w:history="1">
        <w:r w:rsidR="00A916C1" w:rsidRPr="00A916C1">
          <w:rPr>
            <w:rStyle w:val="Hyperlink"/>
          </w:rPr>
          <w:t>Australian Phytoplankton Database</w:t>
        </w:r>
      </w:hyperlink>
      <w:r w:rsidR="00A916C1">
        <w:t>, and</w:t>
      </w:r>
      <w:r w:rsidR="005B1063">
        <w:t xml:space="preserve"> </w:t>
      </w:r>
      <w:r w:rsidR="009C5467">
        <w:t>all</w:t>
      </w:r>
      <w:r w:rsidR="00A42E9F">
        <w:t xml:space="preserve"> SOTS </w:t>
      </w:r>
      <w:r w:rsidR="005B1063">
        <w:t xml:space="preserve"> </w:t>
      </w:r>
      <w:r w:rsidR="00A42E9F">
        <w:t xml:space="preserve">RAS </w:t>
      </w:r>
      <w:r w:rsidR="005B1063">
        <w:t xml:space="preserve">data </w:t>
      </w:r>
      <w:r w:rsidR="009C5467">
        <w:t>(PULSE + SOFS</w:t>
      </w:r>
      <w:r w:rsidR="00A42E9F">
        <w:t xml:space="preserve"> moorings</w:t>
      </w:r>
      <w:r w:rsidR="009C5467">
        <w:t xml:space="preserve">) </w:t>
      </w:r>
      <w:r w:rsidR="005B1063">
        <w:t xml:space="preserve">will be discoverable through the AODN as its own data-stream. </w:t>
      </w:r>
      <w:r>
        <w:t xml:space="preserve">The inclusion of the SOTS data has been enabled  by modifying protocols already in place for the National Reference Stations </w:t>
      </w:r>
      <w:r>
        <w:fldChar w:fldCharType="begin"/>
      </w:r>
      <w:r>
        <w:instrText xml:space="preserve"> ADDIN EN.CITE &lt;EndNote&gt;&lt;Cite&gt;&lt;Author&gt;Eriksen&lt;/Author&gt;&lt;Year&gt;2019&lt;/Year&gt;&lt;IDText&gt;Australia’s long-term plankton observations: the Integrated Marine Observing System National Reference Station network&lt;/IDText&gt;&lt;DisplayText&gt;(Eriksen&lt;style face="italic"&gt; et al.&lt;/style&gt; 2019)&lt;/DisplayText&gt;&lt;record&gt;&lt;titles&gt;&lt;title&gt;Australia’s long-term plankton observations: the Integrated Marine Observing System National Reference Station network&lt;/title&gt;&lt;secondary-title&gt;Frontiers in Marine Science&lt;/secondary-title&gt;&lt;/titles&gt;&lt;pages&gt;17&lt;/pages&gt;&lt;number&gt;Article 161&lt;/number&gt;&lt;contributors&gt;&lt;authors&gt;&lt;author&gt;Eriksen, Ruth S.&lt;/author&gt;&lt;author&gt;Davies, Claire H.&lt;/author&gt;&lt;author&gt;Bonham, P.&lt;/author&gt;&lt;author&gt;Coman, Frank E.&lt;/author&gt;&lt;author&gt;Edgar, Steven&lt;/author&gt;&lt;author&gt;McEnnulty, Felicity&lt;/author&gt;&lt;author&gt;McLeod, David&lt;/author&gt;&lt;author&gt;Miller, Margaret J.&lt;/author&gt;&lt;author&gt;Rochester, Wayne&lt;/author&gt;&lt;author&gt;Slotwinski, Anita&lt;/author&gt;&lt;author&gt;Tonks, Mark L.&lt;/author&gt;&lt;author&gt;Uribe-Palomino, Julian&lt;/author&gt;&lt;author&gt;Richardson, Anthony J.&lt;/author&gt;&lt;/authors&gt;&lt;/contributors&gt;&lt;added-date format="utc"&gt;1552525962&lt;/added-date&gt;&lt;ref-type name="Journal Article"&gt;17&lt;/ref-type&gt;&lt;dates&gt;&lt;year&gt;2019&lt;/year&gt;&lt;/dates&gt;&lt;rec-number&gt;321&lt;/rec-number&gt;&lt;last-updated-date format="utc"&gt;1557453609&lt;/last-updated-date&gt;&lt;volume&gt;6&lt;/volume&gt;&lt;num-vols&gt;Best Practices in Ocean Observing&lt;/num-vols&gt;&lt;/record&gt;&lt;/Cite&gt;&lt;/EndNote&gt;</w:instrText>
      </w:r>
      <w:r>
        <w:fldChar w:fldCharType="separate"/>
      </w:r>
      <w:r>
        <w:rPr>
          <w:noProof/>
        </w:rPr>
        <w:t>(Eriksen</w:t>
      </w:r>
      <w:r w:rsidRPr="00B53DFA">
        <w:rPr>
          <w:i/>
          <w:noProof/>
        </w:rPr>
        <w:t xml:space="preserve"> et al.</w:t>
      </w:r>
      <w:r>
        <w:rPr>
          <w:noProof/>
        </w:rPr>
        <w:t xml:space="preserve"> 2019)</w:t>
      </w:r>
      <w:r>
        <w:fldChar w:fldCharType="end"/>
      </w:r>
      <w:r>
        <w:t xml:space="preserve">. </w:t>
      </w:r>
      <w:r w:rsidR="00715AC0">
        <w:t>There are two modes of data ent</w:t>
      </w:r>
      <w:r w:rsidR="006F0304">
        <w:t>ry: batch upload (PULSE deployments) and sample</w:t>
      </w:r>
      <w:r w:rsidR="00383D22">
        <w:t>-</w:t>
      </w:r>
      <w:r w:rsidR="006F0304">
        <w:t>by</w:t>
      </w:r>
      <w:r w:rsidR="00383D22">
        <w:t>-</w:t>
      </w:r>
      <w:r w:rsidR="006F0304">
        <w:t xml:space="preserve">sample entry (SOFS deployments) but QA </w:t>
      </w:r>
      <w:r w:rsidR="00900F74">
        <w:t>principles</w:t>
      </w:r>
      <w:r w:rsidR="006F0304">
        <w:t xml:space="preserve"> are the same for both modes.</w:t>
      </w:r>
      <w:r w:rsidR="005B1063">
        <w:t xml:space="preserve"> </w:t>
      </w:r>
    </w:p>
    <w:p w14:paraId="6B70610A" w14:textId="754DB9E7" w:rsidR="0083175E" w:rsidRDefault="005B1063" w:rsidP="0083175E">
      <w:pPr>
        <w:pStyle w:val="BodyText"/>
        <w:rPr>
          <w:rFonts w:asciiTheme="minorHAnsi" w:hAnsiTheme="minorHAnsi"/>
        </w:rPr>
      </w:pPr>
      <w:r>
        <w:t>Checks are performed at the point data is added to the database to ensure consistent data entry.</w:t>
      </w:r>
      <w:r w:rsidR="00383D22">
        <w:t xml:space="preserve"> </w:t>
      </w:r>
      <w:r w:rsidR="0083175E">
        <w:t>D</w:t>
      </w:r>
      <w:r w:rsidR="00B53DFA">
        <w:t xml:space="preserve">ata entry is matched to a unique sample ID (based on the deployment and the bag number in </w:t>
      </w:r>
      <w:ins w:id="118" w:author="Trull, Tom (O&amp;A, Hobart)" w:date="2020-07-04T08:29:00Z">
        <w:r w:rsidR="00BB730D">
          <w:t xml:space="preserve">  </w:t>
        </w:r>
      </w:ins>
      <w:r w:rsidR="00B53DFA">
        <w:t>th</w:t>
      </w:r>
      <w:r w:rsidR="00383D22">
        <w:t>at</w:t>
      </w:r>
      <w:r w:rsidR="00B53DFA">
        <w:t xml:space="preserve"> deployment) so that data cannot be entered twice</w:t>
      </w:r>
      <w:r w:rsidR="0083175E">
        <w:t xml:space="preserve">. </w:t>
      </w:r>
      <w:r w:rsidR="00B53DFA">
        <w:t>Invalid taxa are identified and flagged so that contemporary nomenclature is applied</w:t>
      </w:r>
      <w:r w:rsidR="0083175E">
        <w:t xml:space="preserve">. </w:t>
      </w:r>
      <w:r w:rsidR="00B53DFA">
        <w:t>Data checks includ</w:t>
      </w:r>
      <w:r w:rsidR="0083175E">
        <w:t>e warnings for data that is</w:t>
      </w:r>
      <w:r w:rsidR="0083175E" w:rsidRPr="004D3E16">
        <w:rPr>
          <w:rFonts w:asciiTheme="minorHAnsi" w:hAnsiTheme="minorHAnsi"/>
        </w:rPr>
        <w:t xml:space="preserve"> not a positive</w:t>
      </w:r>
      <w:r w:rsidR="0083175E">
        <w:rPr>
          <w:rFonts w:asciiTheme="minorHAnsi" w:hAnsiTheme="minorHAnsi"/>
        </w:rPr>
        <w:t>, c</w:t>
      </w:r>
      <w:r w:rsidR="0083175E" w:rsidRPr="004D3E16">
        <w:rPr>
          <w:rFonts w:asciiTheme="minorHAnsi" w:hAnsiTheme="minorHAnsi"/>
        </w:rPr>
        <w:t>ontains non</w:t>
      </w:r>
      <w:r w:rsidR="0083175E">
        <w:rPr>
          <w:rFonts w:asciiTheme="minorHAnsi" w:hAnsiTheme="minorHAnsi"/>
        </w:rPr>
        <w:t>-</w:t>
      </w:r>
      <w:r w:rsidR="0083175E" w:rsidRPr="004D3E16">
        <w:rPr>
          <w:rFonts w:asciiTheme="minorHAnsi" w:hAnsiTheme="minorHAnsi"/>
        </w:rPr>
        <w:t>numeric characters</w:t>
      </w:r>
      <w:r w:rsidR="0083175E">
        <w:rPr>
          <w:rFonts w:asciiTheme="minorHAnsi" w:hAnsiTheme="minorHAnsi"/>
        </w:rPr>
        <w:t>, or i</w:t>
      </w:r>
      <w:r w:rsidR="0083175E" w:rsidRPr="004D3E16">
        <w:rPr>
          <w:rFonts w:asciiTheme="minorHAnsi" w:hAnsiTheme="minorHAnsi"/>
        </w:rPr>
        <w:t>s beyond 2 st</w:t>
      </w:r>
      <w:r w:rsidR="0083175E">
        <w:rPr>
          <w:rFonts w:asciiTheme="minorHAnsi" w:hAnsiTheme="minorHAnsi"/>
        </w:rPr>
        <w:t>andar</w:t>
      </w:r>
      <w:r w:rsidR="0083175E" w:rsidRPr="004D3E16">
        <w:rPr>
          <w:rFonts w:asciiTheme="minorHAnsi" w:hAnsiTheme="minorHAnsi"/>
        </w:rPr>
        <w:t>d dev</w:t>
      </w:r>
      <w:r w:rsidR="0083175E">
        <w:rPr>
          <w:rFonts w:asciiTheme="minorHAnsi" w:hAnsiTheme="minorHAnsi"/>
        </w:rPr>
        <w:t>iations</w:t>
      </w:r>
      <w:r w:rsidR="0083175E" w:rsidRPr="004D3E16">
        <w:rPr>
          <w:rFonts w:asciiTheme="minorHAnsi" w:hAnsiTheme="minorHAnsi"/>
        </w:rPr>
        <w:t xml:space="preserve"> of the average entry for that taxa</w:t>
      </w:r>
      <w:r w:rsidR="002D405F">
        <w:rPr>
          <w:rFonts w:asciiTheme="minorHAnsi" w:hAnsiTheme="minorHAnsi"/>
        </w:rPr>
        <w:t>.</w:t>
      </w:r>
    </w:p>
    <w:p w14:paraId="2CBDDC6C" w14:textId="3120578C" w:rsidR="00F62E98" w:rsidRPr="00F62E98" w:rsidRDefault="005B1063" w:rsidP="00F62E98">
      <w:pPr>
        <w:pStyle w:val="BodyText"/>
      </w:pPr>
      <w:r>
        <w:rPr>
          <w:rFonts w:asciiTheme="minorHAnsi" w:hAnsiTheme="minorHAnsi"/>
        </w:rPr>
        <w:t xml:space="preserve">Reported fields </w:t>
      </w:r>
      <w:del w:id="119" w:author="Trull, Tom (O&amp;A, Hobart)" w:date="2020-07-04T08:28:00Z">
        <w:r w:rsidDel="00BB730D">
          <w:rPr>
            <w:rFonts w:asciiTheme="minorHAnsi" w:hAnsiTheme="minorHAnsi"/>
          </w:rPr>
          <w:delText xml:space="preserve">(see </w:delText>
        </w:r>
      </w:del>
      <w:ins w:id="120" w:author="Eriksen, Ruth (O&amp;A, Hobart)" w:date="2020-07-02T12:52:00Z">
        <w:del w:id="121" w:author="Trull, Tom (O&amp;A, Hobart)" w:date="2020-07-04T08:28:00Z">
          <w:r w:rsidR="008A62C2" w:rsidDel="00BB730D">
            <w:rPr>
              <w:rFonts w:asciiTheme="minorHAnsi" w:hAnsiTheme="minorHAnsi"/>
            </w:rPr>
            <w:delText xml:space="preserve">CSIRO Oceans and Atmosphere </w:delText>
          </w:r>
          <w:r w:rsidR="003205B9" w:rsidDel="00BB730D">
            <w:rPr>
              <w:rFonts w:asciiTheme="minorHAnsi" w:hAnsiTheme="minorHAnsi"/>
            </w:rPr>
            <w:delText>“</w:delText>
          </w:r>
        </w:del>
      </w:ins>
      <w:del w:id="122" w:author="Trull, Tom (O&amp;A, Hobart)" w:date="2020-07-04T08:28:00Z">
        <w:r w:rsidR="009E347A" w:rsidDel="00BB730D">
          <w:fldChar w:fldCharType="begin"/>
        </w:r>
        <w:r w:rsidR="009E347A" w:rsidDel="00BB730D">
          <w:delInstrText xml:space="preserve"> HYPERLINK "http://marlin.csiro.au/geonetwork/srv/eng/search" \l "!745a1023-5846-42da-9abf-df666a3b1c56" </w:delInstrText>
        </w:r>
        <w:r w:rsidR="009E347A" w:rsidDel="00BB730D">
          <w:fldChar w:fldCharType="separate"/>
        </w:r>
        <w:r w:rsidRPr="005B1063" w:rsidDel="00BB730D">
          <w:rPr>
            <w:rStyle w:val="Hyperlink"/>
            <w:rFonts w:asciiTheme="minorHAnsi" w:hAnsiTheme="minorHAnsi"/>
          </w:rPr>
          <w:delText>Marlin</w:delText>
        </w:r>
        <w:r w:rsidR="009E347A" w:rsidDel="00BB730D">
          <w:rPr>
            <w:rStyle w:val="Hyperlink"/>
            <w:rFonts w:asciiTheme="minorHAnsi" w:hAnsiTheme="minorHAnsi"/>
          </w:rPr>
          <w:fldChar w:fldCharType="end"/>
        </w:r>
      </w:del>
      <w:ins w:id="123" w:author="Eriksen, Ruth (O&amp;A, Hobart)" w:date="2020-07-02T12:52:00Z">
        <w:del w:id="124" w:author="Trull, Tom (O&amp;A, Hobart)" w:date="2020-07-04T08:28:00Z">
          <w:r w:rsidR="003205B9" w:rsidDel="00BB730D">
            <w:rPr>
              <w:rStyle w:val="Hyperlink"/>
              <w:rFonts w:asciiTheme="minorHAnsi" w:hAnsiTheme="minorHAnsi"/>
            </w:rPr>
            <w:delText>” Data Catalo</w:delText>
          </w:r>
        </w:del>
      </w:ins>
      <w:ins w:id="125" w:author="Eriksen, Ruth (O&amp;A, Hobart)" w:date="2020-07-02T12:53:00Z">
        <w:del w:id="126" w:author="Trull, Tom (O&amp;A, Hobart)" w:date="2020-07-04T08:28:00Z">
          <w:r w:rsidR="003205B9" w:rsidDel="00BB730D">
            <w:rPr>
              <w:rStyle w:val="Hyperlink"/>
              <w:rFonts w:asciiTheme="minorHAnsi" w:hAnsiTheme="minorHAnsi"/>
            </w:rPr>
            <w:delText>gue which contain</w:delText>
          </w:r>
          <w:r w:rsidR="003205B9" w:rsidDel="009E347A">
            <w:rPr>
              <w:rStyle w:val="Hyperlink"/>
              <w:rFonts w:asciiTheme="minorHAnsi" w:hAnsiTheme="minorHAnsi"/>
            </w:rPr>
            <w:delText>ed</w:delText>
          </w:r>
          <w:r w:rsidR="003205B9" w:rsidDel="00BB730D">
            <w:rPr>
              <w:rStyle w:val="Hyperlink"/>
              <w:rFonts w:asciiTheme="minorHAnsi" w:hAnsiTheme="minorHAnsi"/>
            </w:rPr>
            <w:delText xml:space="preserve"> metadata records for data collections</w:delText>
          </w:r>
        </w:del>
      </w:ins>
      <w:del w:id="127" w:author="Trull, Tom (O&amp;A, Hobart)" w:date="2020-07-04T08:28:00Z">
        <w:r w:rsidDel="00BB730D">
          <w:rPr>
            <w:rFonts w:asciiTheme="minorHAnsi" w:hAnsiTheme="minorHAnsi"/>
          </w:rPr>
          <w:delText xml:space="preserve">) </w:delText>
        </w:r>
      </w:del>
      <w:r>
        <w:rPr>
          <w:rFonts w:asciiTheme="minorHAnsi" w:hAnsiTheme="minorHAnsi"/>
        </w:rPr>
        <w:t xml:space="preserve">for each sample are shown in </w:t>
      </w:r>
      <w:r>
        <w:rPr>
          <w:rFonts w:asciiTheme="minorHAnsi" w:hAnsiTheme="minorHAnsi"/>
        </w:rPr>
        <w:fldChar w:fldCharType="begin"/>
      </w:r>
      <w:r>
        <w:rPr>
          <w:rFonts w:asciiTheme="minorHAnsi" w:hAnsiTheme="minorHAnsi"/>
        </w:rPr>
        <w:instrText xml:space="preserve"> REF _Ref43121309 \h </w:instrText>
      </w:r>
      <w:r>
        <w:rPr>
          <w:rFonts w:asciiTheme="minorHAnsi" w:hAnsiTheme="minorHAnsi"/>
        </w:rPr>
      </w:r>
      <w:r>
        <w:rPr>
          <w:rFonts w:asciiTheme="minorHAnsi" w:hAnsiTheme="minorHAnsi"/>
        </w:rPr>
        <w:fldChar w:fldCharType="separate"/>
      </w:r>
      <w:r>
        <w:t xml:space="preserve">Table </w:t>
      </w:r>
      <w:r>
        <w:rPr>
          <w:noProof/>
        </w:rPr>
        <w:t>3</w:t>
      </w:r>
      <w:r>
        <w:rPr>
          <w:rFonts w:asciiTheme="minorHAnsi" w:hAnsiTheme="minorHAnsi"/>
        </w:rPr>
        <w:fldChar w:fldCharType="end"/>
      </w:r>
      <w:ins w:id="128" w:author="Trull, Tom (O&amp;A, Hobart)" w:date="2020-07-04T08:28:00Z">
        <w:r w:rsidR="00BB730D">
          <w:rPr>
            <w:rFonts w:asciiTheme="minorHAnsi" w:hAnsiTheme="minorHAnsi"/>
          </w:rPr>
          <w:t xml:space="preserve"> (see </w:t>
        </w:r>
      </w:ins>
      <w:ins w:id="129" w:author="Trull, Tom (O&amp;A, Hobart)" w:date="2020-07-04T08:29:00Z">
        <w:r w:rsidR="00BB730D">
          <w:rPr>
            <w:rFonts w:asciiTheme="minorHAnsi" w:hAnsiTheme="minorHAnsi"/>
          </w:rPr>
          <w:t xml:space="preserve">also the </w:t>
        </w:r>
      </w:ins>
      <w:ins w:id="130" w:author="Trull, Tom (O&amp;A, Hobart)" w:date="2020-07-04T08:28:00Z">
        <w:r w:rsidR="00BB730D">
          <w:rPr>
            <w:rFonts w:asciiTheme="minorHAnsi" w:hAnsiTheme="minorHAnsi"/>
          </w:rPr>
          <w:t>CSIRO Oceans and Atmosphere “</w:t>
        </w:r>
        <w:r w:rsidR="00BB730D">
          <w:fldChar w:fldCharType="begin"/>
        </w:r>
        <w:r w:rsidR="00BB730D">
          <w:instrText xml:space="preserve"> HYPERLINK "http://marlin.csiro.au/geonetwork/srv/eng/search" \l "!745a1023-5846-42da-9abf-df666a3b1c56" </w:instrText>
        </w:r>
        <w:r w:rsidR="00BB730D">
          <w:fldChar w:fldCharType="separate"/>
        </w:r>
        <w:r w:rsidR="00BB730D" w:rsidRPr="005B1063">
          <w:rPr>
            <w:rStyle w:val="Hyperlink"/>
            <w:rFonts w:asciiTheme="minorHAnsi" w:hAnsiTheme="minorHAnsi"/>
          </w:rPr>
          <w:t>Marlin</w:t>
        </w:r>
        <w:r w:rsidR="00BB730D">
          <w:rPr>
            <w:rStyle w:val="Hyperlink"/>
            <w:rFonts w:asciiTheme="minorHAnsi" w:hAnsiTheme="minorHAnsi"/>
          </w:rPr>
          <w:fldChar w:fldCharType="end"/>
        </w:r>
        <w:r w:rsidR="00BB730D">
          <w:rPr>
            <w:rStyle w:val="Hyperlink"/>
            <w:rFonts w:asciiTheme="minorHAnsi" w:hAnsiTheme="minorHAnsi"/>
          </w:rPr>
          <w:t>” Data Catalogue which contains metadata records for data collections</w:t>
        </w:r>
        <w:r w:rsidR="00BB730D">
          <w:rPr>
            <w:rFonts w:asciiTheme="minorHAnsi" w:hAnsiTheme="minorHAnsi"/>
          </w:rPr>
          <w:t>)</w:t>
        </w:r>
      </w:ins>
      <w:r>
        <w:rPr>
          <w:rFonts w:asciiTheme="minorHAnsi" w:hAnsiTheme="minorHAnsi"/>
        </w:rPr>
        <w:t>.</w:t>
      </w:r>
      <w:r w:rsidR="00F62E98">
        <w:rPr>
          <w:rFonts w:asciiTheme="minorHAnsi" w:hAnsiTheme="minorHAnsi"/>
        </w:rPr>
        <w:t xml:space="preserve">  Some classification fields may be blank, </w:t>
      </w:r>
      <w:r w:rsidR="00F62E98" w:rsidRPr="00F62E98">
        <w:t xml:space="preserve">depending on the level to which that taxa </w:t>
      </w:r>
      <w:proofErr w:type="gramStart"/>
      <w:r w:rsidR="00F62E98" w:rsidRPr="00F62E98">
        <w:t>has</w:t>
      </w:r>
      <w:proofErr w:type="gramEnd"/>
      <w:r w:rsidR="00F62E98" w:rsidRPr="00F62E98">
        <w:t xml:space="preserve"> been identified, i.e. if only identified to family, genus and species will be blank.</w:t>
      </w:r>
    </w:p>
    <w:p w14:paraId="35D556A2" w14:textId="1F44D1B4" w:rsidR="006C507F" w:rsidRDefault="006C507F" w:rsidP="006C507F">
      <w:pPr>
        <w:pStyle w:val="Caption"/>
      </w:pPr>
      <w:bookmarkStart w:id="131" w:name="_Toc44707356"/>
      <w:r>
        <w:t xml:space="preserve">Table </w:t>
      </w:r>
      <w:r w:rsidR="00A659FD">
        <w:fldChar w:fldCharType="begin"/>
      </w:r>
      <w:r w:rsidR="00A659FD">
        <w:instrText xml:space="preserve"> SEQ Table \* ARABIC </w:instrText>
      </w:r>
      <w:r w:rsidR="00A659FD">
        <w:fldChar w:fldCharType="separate"/>
      </w:r>
      <w:r>
        <w:rPr>
          <w:noProof/>
        </w:rPr>
        <w:t>3</w:t>
      </w:r>
      <w:r w:rsidR="00A659FD">
        <w:rPr>
          <w:noProof/>
        </w:rPr>
        <w:fldChar w:fldCharType="end"/>
      </w:r>
      <w:r>
        <w:t xml:space="preserve"> </w:t>
      </w:r>
      <w:r w:rsidRPr="00653D6E">
        <w:t>Attribute statement for Southern Ocean Time Series (SOTS) - Phytoplankton Abundance and Biovolume</w:t>
      </w:r>
      <w:bookmarkEnd w:id="131"/>
    </w:p>
    <w:tbl>
      <w:tblPr>
        <w:tblStyle w:val="TableGrid"/>
        <w:tblW w:w="9351" w:type="dxa"/>
        <w:tblLook w:val="04A0" w:firstRow="1" w:lastRow="0" w:firstColumn="1" w:lastColumn="0" w:noHBand="0" w:noVBand="1"/>
      </w:tblPr>
      <w:tblGrid>
        <w:gridCol w:w="3209"/>
        <w:gridCol w:w="6142"/>
      </w:tblGrid>
      <w:tr w:rsidR="005B1063" w:rsidRPr="005B1063" w14:paraId="2D676132" w14:textId="77777777" w:rsidTr="000D39A0">
        <w:tc>
          <w:tcPr>
            <w:tcW w:w="3209" w:type="dxa"/>
          </w:tcPr>
          <w:p w14:paraId="4CD470C1" w14:textId="77777777" w:rsidR="005B1063" w:rsidRPr="005B1063" w:rsidRDefault="005B1063" w:rsidP="005B1063">
            <w:r w:rsidRPr="005B1063">
              <w:rPr>
                <w:rFonts w:eastAsia="Calibri"/>
              </w:rPr>
              <w:t xml:space="preserve">SOTS_CODE </w:t>
            </w:r>
          </w:p>
        </w:tc>
        <w:tc>
          <w:tcPr>
            <w:tcW w:w="6142" w:type="dxa"/>
          </w:tcPr>
          <w:p w14:paraId="0CF68278" w14:textId="77777777" w:rsidR="005B1063" w:rsidRPr="005B1063" w:rsidRDefault="005B1063" w:rsidP="005B1063">
            <w:r w:rsidRPr="005B1063">
              <w:rPr>
                <w:rFonts w:eastAsia="Calibri"/>
              </w:rPr>
              <w:t>Sample type identifier (RAS)</w:t>
            </w:r>
          </w:p>
        </w:tc>
      </w:tr>
      <w:tr w:rsidR="005B1063" w:rsidRPr="005B1063" w14:paraId="320DE69C" w14:textId="77777777" w:rsidTr="000D39A0">
        <w:tc>
          <w:tcPr>
            <w:tcW w:w="3209" w:type="dxa"/>
          </w:tcPr>
          <w:p w14:paraId="72087B3A" w14:textId="77777777" w:rsidR="005B1063" w:rsidRPr="005B1063" w:rsidRDefault="005B1063" w:rsidP="005B1063">
            <w:r w:rsidRPr="005B1063">
              <w:rPr>
                <w:rFonts w:eastAsia="Calibri"/>
              </w:rPr>
              <w:t xml:space="preserve">SOTS_YEAR </w:t>
            </w:r>
          </w:p>
        </w:tc>
        <w:tc>
          <w:tcPr>
            <w:tcW w:w="6142" w:type="dxa"/>
          </w:tcPr>
          <w:p w14:paraId="4A6C4586" w14:textId="4F936153" w:rsidR="005B1063" w:rsidRPr="005B1063" w:rsidRDefault="005B1063" w:rsidP="005B1063">
            <w:r w:rsidRPr="005B1063">
              <w:rPr>
                <w:rFonts w:eastAsia="Calibri"/>
              </w:rPr>
              <w:t>Year (date deployed in</w:t>
            </w:r>
            <w:r>
              <w:t>-</w:t>
            </w:r>
            <w:r w:rsidRPr="005B1063">
              <w:rPr>
                <w:rFonts w:eastAsia="Calibri"/>
              </w:rPr>
              <w:t>water) of deployment</w:t>
            </w:r>
          </w:p>
        </w:tc>
      </w:tr>
      <w:tr w:rsidR="005B1063" w:rsidRPr="005B1063" w14:paraId="37DBDDC1" w14:textId="77777777" w:rsidTr="000D39A0">
        <w:tc>
          <w:tcPr>
            <w:tcW w:w="3209" w:type="dxa"/>
          </w:tcPr>
          <w:p w14:paraId="5A54C85C" w14:textId="77777777" w:rsidR="005B1063" w:rsidRPr="005B1063" w:rsidRDefault="005B1063" w:rsidP="005B1063">
            <w:r w:rsidRPr="005B1063">
              <w:rPr>
                <w:rFonts w:eastAsia="Calibri"/>
              </w:rPr>
              <w:t xml:space="preserve">SOTS_DEPLOYMENT </w:t>
            </w:r>
          </w:p>
        </w:tc>
        <w:tc>
          <w:tcPr>
            <w:tcW w:w="6142" w:type="dxa"/>
          </w:tcPr>
          <w:p w14:paraId="01975B86" w14:textId="77777777" w:rsidR="005B1063" w:rsidRPr="005B1063" w:rsidRDefault="005B1063" w:rsidP="005B1063">
            <w:r w:rsidRPr="005B1063">
              <w:rPr>
                <w:rFonts w:eastAsia="Calibri"/>
              </w:rPr>
              <w:t>Unique deployment identifier for mooring type</w:t>
            </w:r>
          </w:p>
        </w:tc>
      </w:tr>
      <w:tr w:rsidR="005B1063" w:rsidRPr="005B1063" w14:paraId="048AFF61" w14:textId="77777777" w:rsidTr="000D39A0">
        <w:tc>
          <w:tcPr>
            <w:tcW w:w="3209" w:type="dxa"/>
          </w:tcPr>
          <w:p w14:paraId="08D7136A" w14:textId="77777777" w:rsidR="005B1063" w:rsidRPr="005B1063" w:rsidRDefault="005B1063" w:rsidP="005B1063">
            <w:r w:rsidRPr="005B1063">
              <w:rPr>
                <w:rFonts w:eastAsia="Calibri"/>
              </w:rPr>
              <w:t xml:space="preserve">SAMPLE_NUMBER </w:t>
            </w:r>
          </w:p>
        </w:tc>
        <w:tc>
          <w:tcPr>
            <w:tcW w:w="6142" w:type="dxa"/>
          </w:tcPr>
          <w:p w14:paraId="3E1080A8" w14:textId="47862F6A" w:rsidR="005B1063" w:rsidRPr="005B1063" w:rsidRDefault="005B1063" w:rsidP="005B1063">
            <w:r w:rsidRPr="005B1063">
              <w:rPr>
                <w:rFonts w:eastAsia="Calibri"/>
              </w:rPr>
              <w:t>Sequence number in pre</w:t>
            </w:r>
            <w:r>
              <w:t>-</w:t>
            </w:r>
            <w:r w:rsidRPr="005B1063">
              <w:t xml:space="preserve"> </w:t>
            </w:r>
            <w:r w:rsidRPr="005B1063">
              <w:rPr>
                <w:rFonts w:eastAsia="Calibri"/>
              </w:rPr>
              <w:t>programmed sampling program for this deployment</w:t>
            </w:r>
          </w:p>
        </w:tc>
      </w:tr>
      <w:tr w:rsidR="005B1063" w:rsidRPr="005B1063" w14:paraId="6EE0C47F" w14:textId="77777777" w:rsidTr="000D39A0">
        <w:tc>
          <w:tcPr>
            <w:tcW w:w="3209" w:type="dxa"/>
          </w:tcPr>
          <w:p w14:paraId="6373E675" w14:textId="77777777" w:rsidR="005B1063" w:rsidRPr="005B1063" w:rsidRDefault="005B1063" w:rsidP="005B1063">
            <w:r w:rsidRPr="005B1063">
              <w:rPr>
                <w:rFonts w:eastAsia="Calibri"/>
              </w:rPr>
              <w:t xml:space="preserve">SAMPLE_DATE </w:t>
            </w:r>
          </w:p>
        </w:tc>
        <w:tc>
          <w:tcPr>
            <w:tcW w:w="6142" w:type="dxa"/>
          </w:tcPr>
          <w:p w14:paraId="705CF583" w14:textId="5474F474" w:rsidR="005B1063" w:rsidRPr="005B1063" w:rsidRDefault="005B1063" w:rsidP="005B1063">
            <w:r w:rsidRPr="005B1063">
              <w:rPr>
                <w:rFonts w:eastAsia="Calibri"/>
              </w:rPr>
              <w:t>Date of sample (</w:t>
            </w:r>
            <w:r w:rsidR="00532194">
              <w:rPr>
                <w:rFonts w:eastAsia="Calibri"/>
              </w:rPr>
              <w:t xml:space="preserve">UTC </w:t>
            </w:r>
            <w:r w:rsidRPr="005B1063">
              <w:rPr>
                <w:rFonts w:eastAsia="Calibri"/>
              </w:rPr>
              <w:t>day resolution)</w:t>
            </w:r>
          </w:p>
        </w:tc>
      </w:tr>
      <w:tr w:rsidR="005B1063" w:rsidRPr="005B1063" w14:paraId="35AB76CC" w14:textId="77777777" w:rsidTr="000D39A0">
        <w:tc>
          <w:tcPr>
            <w:tcW w:w="3209" w:type="dxa"/>
          </w:tcPr>
          <w:p w14:paraId="3FDF2B2E" w14:textId="77777777" w:rsidR="005B1063" w:rsidRPr="005B1063" w:rsidRDefault="005B1063" w:rsidP="005B1063">
            <w:r w:rsidRPr="005B1063">
              <w:rPr>
                <w:rFonts w:eastAsia="Calibri"/>
              </w:rPr>
              <w:t xml:space="preserve">SAMPLE_TIME </w:t>
            </w:r>
          </w:p>
        </w:tc>
        <w:tc>
          <w:tcPr>
            <w:tcW w:w="6142" w:type="dxa"/>
          </w:tcPr>
          <w:p w14:paraId="6F88650A" w14:textId="77777777" w:rsidR="005B1063" w:rsidRPr="005B1063" w:rsidRDefault="005B1063" w:rsidP="005B1063">
            <w:r w:rsidRPr="005B1063">
              <w:rPr>
                <w:rFonts w:eastAsia="Calibri"/>
              </w:rPr>
              <w:t>Time of sample (UTC)</w:t>
            </w:r>
          </w:p>
        </w:tc>
      </w:tr>
      <w:tr w:rsidR="005B1063" w:rsidRPr="005B1063" w14:paraId="73C47932" w14:textId="77777777" w:rsidTr="000D39A0">
        <w:tc>
          <w:tcPr>
            <w:tcW w:w="3209" w:type="dxa"/>
          </w:tcPr>
          <w:p w14:paraId="0DF94B60" w14:textId="77777777" w:rsidR="005B1063" w:rsidRPr="005B1063" w:rsidRDefault="005B1063" w:rsidP="005B1063">
            <w:r w:rsidRPr="005B1063">
              <w:rPr>
                <w:rFonts w:eastAsia="Calibri"/>
              </w:rPr>
              <w:t xml:space="preserve">LONGITUDE </w:t>
            </w:r>
          </w:p>
        </w:tc>
        <w:tc>
          <w:tcPr>
            <w:tcW w:w="6142" w:type="dxa"/>
          </w:tcPr>
          <w:p w14:paraId="2FCD5E7E" w14:textId="35A80CBA" w:rsidR="005B1063" w:rsidRPr="005B1063" w:rsidRDefault="005B1063" w:rsidP="005B1063">
            <w:r w:rsidRPr="005B1063">
              <w:rPr>
                <w:rFonts w:eastAsia="Calibri"/>
              </w:rPr>
              <w:t>Longitude of sample (Decimal degrees</w:t>
            </w:r>
            <w:r>
              <w:t xml:space="preserve"> </w:t>
            </w:r>
            <w:r w:rsidRPr="005B1063">
              <w:rPr>
                <w:rFonts w:eastAsia="Calibri"/>
              </w:rPr>
              <w:t>WSG84 datum)</w:t>
            </w:r>
          </w:p>
        </w:tc>
      </w:tr>
      <w:tr w:rsidR="005B1063" w:rsidRPr="005B1063" w14:paraId="5571CAF9" w14:textId="77777777" w:rsidTr="000D39A0">
        <w:tc>
          <w:tcPr>
            <w:tcW w:w="3209" w:type="dxa"/>
          </w:tcPr>
          <w:p w14:paraId="536A6F2B" w14:textId="77777777" w:rsidR="005B1063" w:rsidRPr="005B1063" w:rsidRDefault="005B1063" w:rsidP="005B1063">
            <w:r w:rsidRPr="005B1063">
              <w:rPr>
                <w:rFonts w:eastAsia="Calibri"/>
              </w:rPr>
              <w:t xml:space="preserve">LATITUDE </w:t>
            </w:r>
          </w:p>
        </w:tc>
        <w:tc>
          <w:tcPr>
            <w:tcW w:w="6142" w:type="dxa"/>
          </w:tcPr>
          <w:p w14:paraId="3537B623" w14:textId="212E69A4" w:rsidR="005B1063" w:rsidRPr="005B1063" w:rsidRDefault="005B1063" w:rsidP="005B1063">
            <w:r w:rsidRPr="005B1063">
              <w:rPr>
                <w:rFonts w:eastAsia="Calibri"/>
              </w:rPr>
              <w:t>Latitude of sample (Decimal degrees</w:t>
            </w:r>
            <w:r>
              <w:t xml:space="preserve"> </w:t>
            </w:r>
            <w:r w:rsidRPr="005B1063">
              <w:rPr>
                <w:rFonts w:eastAsia="Calibri"/>
              </w:rPr>
              <w:t>WSG84 datum)</w:t>
            </w:r>
          </w:p>
        </w:tc>
      </w:tr>
      <w:tr w:rsidR="005B1063" w:rsidRPr="005B1063" w14:paraId="57EC9294" w14:textId="77777777" w:rsidTr="000D39A0">
        <w:tc>
          <w:tcPr>
            <w:tcW w:w="3209" w:type="dxa"/>
          </w:tcPr>
          <w:p w14:paraId="098483FC" w14:textId="77777777" w:rsidR="005B1063" w:rsidRPr="005B1063" w:rsidRDefault="005B1063" w:rsidP="005B1063">
            <w:r w:rsidRPr="005B1063">
              <w:rPr>
                <w:rFonts w:eastAsia="Calibri"/>
              </w:rPr>
              <w:t xml:space="preserve">TAXON_NAME </w:t>
            </w:r>
          </w:p>
        </w:tc>
        <w:tc>
          <w:tcPr>
            <w:tcW w:w="6142" w:type="dxa"/>
          </w:tcPr>
          <w:p w14:paraId="3BC7FFA3" w14:textId="77777777" w:rsidR="005B1063" w:rsidRPr="005B1063" w:rsidRDefault="005B1063" w:rsidP="005B1063">
            <w:r w:rsidRPr="005B1063">
              <w:rPr>
                <w:rFonts w:eastAsia="Calibri"/>
              </w:rPr>
              <w:t>Taxonomic species information</w:t>
            </w:r>
          </w:p>
        </w:tc>
      </w:tr>
      <w:tr w:rsidR="005B1063" w:rsidRPr="005B1063" w14:paraId="0DC0259D" w14:textId="77777777" w:rsidTr="000D39A0">
        <w:tc>
          <w:tcPr>
            <w:tcW w:w="3209" w:type="dxa"/>
          </w:tcPr>
          <w:p w14:paraId="29C00ACA" w14:textId="77777777" w:rsidR="005B1063" w:rsidRPr="005B1063" w:rsidRDefault="005B1063" w:rsidP="005B1063">
            <w:r w:rsidRPr="005B1063">
              <w:rPr>
                <w:rFonts w:eastAsia="Calibri"/>
              </w:rPr>
              <w:t xml:space="preserve">FAMILY </w:t>
            </w:r>
          </w:p>
        </w:tc>
        <w:tc>
          <w:tcPr>
            <w:tcW w:w="6142" w:type="dxa"/>
          </w:tcPr>
          <w:p w14:paraId="476ABBC0" w14:textId="77777777" w:rsidR="005B1063" w:rsidRPr="005B1063" w:rsidRDefault="005B1063" w:rsidP="005B1063">
            <w:r w:rsidRPr="005B1063">
              <w:rPr>
                <w:rFonts w:eastAsia="Calibri"/>
              </w:rPr>
              <w:t>Taxonomic Family (where identified to Family)</w:t>
            </w:r>
          </w:p>
        </w:tc>
      </w:tr>
      <w:tr w:rsidR="005B1063" w:rsidRPr="005B1063" w14:paraId="17F06B8A" w14:textId="77777777" w:rsidTr="000D39A0">
        <w:tc>
          <w:tcPr>
            <w:tcW w:w="3209" w:type="dxa"/>
          </w:tcPr>
          <w:p w14:paraId="1F6FAAEA" w14:textId="77777777" w:rsidR="005B1063" w:rsidRPr="005B1063" w:rsidRDefault="005B1063" w:rsidP="005B1063">
            <w:r w:rsidRPr="005B1063">
              <w:rPr>
                <w:rFonts w:eastAsia="Calibri"/>
              </w:rPr>
              <w:t xml:space="preserve">GENUS_NAME </w:t>
            </w:r>
          </w:p>
        </w:tc>
        <w:tc>
          <w:tcPr>
            <w:tcW w:w="6142" w:type="dxa"/>
          </w:tcPr>
          <w:p w14:paraId="19FC934D" w14:textId="77777777" w:rsidR="005B1063" w:rsidRPr="005B1063" w:rsidRDefault="005B1063" w:rsidP="005B1063">
            <w:r w:rsidRPr="005B1063">
              <w:rPr>
                <w:rFonts w:eastAsia="Calibri"/>
              </w:rPr>
              <w:t>Taxonomic Genus (where identified to Genus)</w:t>
            </w:r>
          </w:p>
        </w:tc>
      </w:tr>
      <w:tr w:rsidR="005B1063" w:rsidRPr="005B1063" w14:paraId="480F0482" w14:textId="77777777" w:rsidTr="000D39A0">
        <w:tc>
          <w:tcPr>
            <w:tcW w:w="3209" w:type="dxa"/>
          </w:tcPr>
          <w:p w14:paraId="7D5A4EB1" w14:textId="77777777" w:rsidR="005B1063" w:rsidRPr="005B1063" w:rsidRDefault="005B1063" w:rsidP="005B1063">
            <w:r w:rsidRPr="005B1063">
              <w:rPr>
                <w:rFonts w:eastAsia="Calibri"/>
              </w:rPr>
              <w:t xml:space="preserve">SPECIES_NAME </w:t>
            </w:r>
          </w:p>
        </w:tc>
        <w:tc>
          <w:tcPr>
            <w:tcW w:w="6142" w:type="dxa"/>
          </w:tcPr>
          <w:p w14:paraId="0C89DA09" w14:textId="77777777" w:rsidR="005B1063" w:rsidRPr="005B1063" w:rsidRDefault="005B1063" w:rsidP="005B1063">
            <w:r w:rsidRPr="005B1063">
              <w:rPr>
                <w:rFonts w:eastAsia="Calibri"/>
              </w:rPr>
              <w:t>Taxonomic Genus (where identified to Species)</w:t>
            </w:r>
          </w:p>
        </w:tc>
      </w:tr>
      <w:tr w:rsidR="005B1063" w:rsidRPr="005B1063" w14:paraId="7697388F" w14:textId="77777777" w:rsidTr="000D39A0">
        <w:tc>
          <w:tcPr>
            <w:tcW w:w="3209" w:type="dxa"/>
          </w:tcPr>
          <w:p w14:paraId="032CCF37" w14:textId="77777777" w:rsidR="005B1063" w:rsidRPr="005B1063" w:rsidRDefault="005B1063" w:rsidP="005B1063">
            <w:r w:rsidRPr="005B1063">
              <w:rPr>
                <w:rFonts w:eastAsia="Calibri"/>
              </w:rPr>
              <w:t xml:space="preserve">TAXON_ECO_GROUP </w:t>
            </w:r>
          </w:p>
        </w:tc>
        <w:tc>
          <w:tcPr>
            <w:tcW w:w="6142" w:type="dxa"/>
          </w:tcPr>
          <w:p w14:paraId="6916183E" w14:textId="77777777" w:rsidR="005B1063" w:rsidRPr="005B1063" w:rsidRDefault="005B1063" w:rsidP="005B1063">
            <w:r w:rsidRPr="005B1063">
              <w:rPr>
                <w:rFonts w:eastAsia="Calibri"/>
              </w:rPr>
              <w:t>Taxonomic functional group</w:t>
            </w:r>
          </w:p>
        </w:tc>
      </w:tr>
      <w:tr w:rsidR="005B1063" w:rsidRPr="005B1063" w14:paraId="2E1094C7" w14:textId="77777777" w:rsidTr="000D39A0">
        <w:tc>
          <w:tcPr>
            <w:tcW w:w="3209" w:type="dxa"/>
          </w:tcPr>
          <w:p w14:paraId="2261C122" w14:textId="77777777" w:rsidR="005B1063" w:rsidRPr="005B1063" w:rsidRDefault="005B1063" w:rsidP="005B1063">
            <w:r w:rsidRPr="005B1063">
              <w:rPr>
                <w:rFonts w:eastAsia="Calibri"/>
              </w:rPr>
              <w:t xml:space="preserve">CAAB_CODE </w:t>
            </w:r>
          </w:p>
        </w:tc>
        <w:tc>
          <w:tcPr>
            <w:tcW w:w="6142" w:type="dxa"/>
          </w:tcPr>
          <w:p w14:paraId="1B3B0082" w14:textId="77777777" w:rsidR="005B1063" w:rsidRPr="005B1063" w:rsidRDefault="005B1063" w:rsidP="005B1063">
            <w:r w:rsidRPr="005B1063">
              <w:rPr>
                <w:rFonts w:eastAsia="Calibri"/>
              </w:rPr>
              <w:t>CSIRO unique identifier</w:t>
            </w:r>
          </w:p>
        </w:tc>
      </w:tr>
      <w:tr w:rsidR="005B1063" w:rsidRPr="005B1063" w14:paraId="058135C3" w14:textId="77777777" w:rsidTr="000D39A0">
        <w:tc>
          <w:tcPr>
            <w:tcW w:w="3209" w:type="dxa"/>
          </w:tcPr>
          <w:p w14:paraId="4D2867D1" w14:textId="77777777" w:rsidR="005B1063" w:rsidRPr="005B1063" w:rsidRDefault="005B1063" w:rsidP="005B1063">
            <w:r w:rsidRPr="005B1063">
              <w:rPr>
                <w:rFonts w:eastAsia="Calibri"/>
              </w:rPr>
              <w:t xml:space="preserve">TAXON_START_DATE </w:t>
            </w:r>
          </w:p>
        </w:tc>
        <w:tc>
          <w:tcPr>
            <w:tcW w:w="6142" w:type="dxa"/>
          </w:tcPr>
          <w:p w14:paraId="22238861" w14:textId="77777777" w:rsidR="005B1063" w:rsidRPr="005B1063" w:rsidRDefault="005B1063" w:rsidP="005B1063">
            <w:r w:rsidRPr="005B1063">
              <w:rPr>
                <w:rFonts w:eastAsia="Calibri"/>
              </w:rPr>
              <w:t>Date from which this taxonomic entity was identified in this data set</w:t>
            </w:r>
          </w:p>
        </w:tc>
      </w:tr>
      <w:tr w:rsidR="005B1063" w:rsidRPr="005B1063" w14:paraId="200FE3E2" w14:textId="77777777" w:rsidTr="000D39A0">
        <w:tc>
          <w:tcPr>
            <w:tcW w:w="3209" w:type="dxa"/>
          </w:tcPr>
          <w:p w14:paraId="48F8267F" w14:textId="77777777" w:rsidR="005B1063" w:rsidRPr="005B1063" w:rsidRDefault="005B1063" w:rsidP="005B1063">
            <w:r w:rsidRPr="005B1063">
              <w:rPr>
                <w:rFonts w:eastAsia="Calibri"/>
              </w:rPr>
              <w:t xml:space="preserve">CELL_PER_LITRE </w:t>
            </w:r>
          </w:p>
        </w:tc>
        <w:tc>
          <w:tcPr>
            <w:tcW w:w="6142" w:type="dxa"/>
          </w:tcPr>
          <w:p w14:paraId="72E9B9DD" w14:textId="77777777" w:rsidR="005B1063" w:rsidRPr="005B1063" w:rsidRDefault="005B1063" w:rsidP="005B1063">
            <w:r w:rsidRPr="005B1063">
              <w:rPr>
                <w:rFonts w:eastAsia="Calibri"/>
              </w:rPr>
              <w:t>Calculated phytoplankton abundance for the sample</w:t>
            </w:r>
          </w:p>
        </w:tc>
      </w:tr>
      <w:tr w:rsidR="005B1063" w:rsidRPr="005B1063" w14:paraId="6C771AC9" w14:textId="77777777" w:rsidTr="000D39A0">
        <w:tc>
          <w:tcPr>
            <w:tcW w:w="3209" w:type="dxa"/>
          </w:tcPr>
          <w:p w14:paraId="1CA615FE" w14:textId="77777777" w:rsidR="005B1063" w:rsidRPr="005B1063" w:rsidRDefault="005B1063" w:rsidP="005B1063">
            <w:r w:rsidRPr="005B1063">
              <w:rPr>
                <w:rFonts w:eastAsia="Calibri"/>
              </w:rPr>
              <w:t xml:space="preserve">BIOVOLUME_UM3_PER_L </w:t>
            </w:r>
          </w:p>
        </w:tc>
        <w:tc>
          <w:tcPr>
            <w:tcW w:w="6142" w:type="dxa"/>
          </w:tcPr>
          <w:p w14:paraId="2AA6704A" w14:textId="77777777" w:rsidR="005B1063" w:rsidRPr="005B1063" w:rsidRDefault="005B1063" w:rsidP="005B1063">
            <w:r w:rsidRPr="005B1063">
              <w:rPr>
                <w:rFonts w:eastAsia="Calibri"/>
              </w:rPr>
              <w:t>Calculated phytoplankton biovolume for the sample</w:t>
            </w:r>
          </w:p>
        </w:tc>
      </w:tr>
      <w:tr w:rsidR="005B1063" w:rsidRPr="005B1063" w14:paraId="46B74A90" w14:textId="77777777" w:rsidTr="000D39A0">
        <w:tc>
          <w:tcPr>
            <w:tcW w:w="3209" w:type="dxa"/>
          </w:tcPr>
          <w:p w14:paraId="304B7294" w14:textId="77777777" w:rsidR="005B1063" w:rsidRPr="005B1063" w:rsidRDefault="005B1063" w:rsidP="005B1063">
            <w:r w:rsidRPr="005B1063">
              <w:rPr>
                <w:rFonts w:eastAsia="Calibri"/>
              </w:rPr>
              <w:t xml:space="preserve">SAMPLE_COMMENTS </w:t>
            </w:r>
          </w:p>
        </w:tc>
        <w:tc>
          <w:tcPr>
            <w:tcW w:w="6142" w:type="dxa"/>
          </w:tcPr>
          <w:p w14:paraId="59775E6C" w14:textId="77777777" w:rsidR="005B1063" w:rsidRPr="005B1063" w:rsidRDefault="005B1063" w:rsidP="005B1063">
            <w:r w:rsidRPr="005B1063">
              <w:rPr>
                <w:rFonts w:eastAsia="Calibri"/>
              </w:rPr>
              <w:t>Any comment relevant to the sample</w:t>
            </w:r>
          </w:p>
        </w:tc>
      </w:tr>
      <w:tr w:rsidR="005B1063" w:rsidRPr="005B1063" w14:paraId="6991F457" w14:textId="77777777" w:rsidTr="000D39A0">
        <w:tc>
          <w:tcPr>
            <w:tcW w:w="3209" w:type="dxa"/>
          </w:tcPr>
          <w:p w14:paraId="00B457B9" w14:textId="77777777" w:rsidR="005B1063" w:rsidRPr="005B1063" w:rsidRDefault="005B1063" w:rsidP="005B1063">
            <w:r w:rsidRPr="005B1063">
              <w:rPr>
                <w:rFonts w:eastAsia="Calibri"/>
              </w:rPr>
              <w:t xml:space="preserve">DEPLOYMENT_VOYAGE </w:t>
            </w:r>
          </w:p>
        </w:tc>
        <w:tc>
          <w:tcPr>
            <w:tcW w:w="6142" w:type="dxa"/>
          </w:tcPr>
          <w:p w14:paraId="21960CC8" w14:textId="77777777" w:rsidR="005B1063" w:rsidRPr="005B1063" w:rsidRDefault="005B1063" w:rsidP="005B1063">
            <w:r w:rsidRPr="005B1063">
              <w:rPr>
                <w:rFonts w:eastAsia="Calibri"/>
              </w:rPr>
              <w:t>Research voyage Identifier for deployment</w:t>
            </w:r>
          </w:p>
        </w:tc>
      </w:tr>
      <w:tr w:rsidR="005B1063" w:rsidRPr="005B1063" w14:paraId="3F73F109" w14:textId="77777777" w:rsidTr="000D39A0">
        <w:tc>
          <w:tcPr>
            <w:tcW w:w="3209" w:type="dxa"/>
          </w:tcPr>
          <w:p w14:paraId="1F57A3F5" w14:textId="77777777" w:rsidR="005B1063" w:rsidRPr="005B1063" w:rsidRDefault="005B1063" w:rsidP="005B1063">
            <w:r w:rsidRPr="005B1063">
              <w:rPr>
                <w:rFonts w:eastAsia="Calibri"/>
              </w:rPr>
              <w:t xml:space="preserve">RETRIEVAL_VOYAGE </w:t>
            </w:r>
          </w:p>
        </w:tc>
        <w:tc>
          <w:tcPr>
            <w:tcW w:w="6142" w:type="dxa"/>
          </w:tcPr>
          <w:p w14:paraId="0039B0D8" w14:textId="77777777" w:rsidR="005B1063" w:rsidRPr="005B1063" w:rsidRDefault="005B1063" w:rsidP="005B1063">
            <w:r w:rsidRPr="005B1063">
              <w:rPr>
                <w:rFonts w:eastAsia="Calibri"/>
              </w:rPr>
              <w:t>Research voyage Identifier for retrieval</w:t>
            </w:r>
          </w:p>
        </w:tc>
      </w:tr>
      <w:tr w:rsidR="005B1063" w:rsidRPr="005B1063" w14:paraId="7668C3D9" w14:textId="77777777" w:rsidTr="000D39A0">
        <w:tc>
          <w:tcPr>
            <w:tcW w:w="3209" w:type="dxa"/>
          </w:tcPr>
          <w:p w14:paraId="5DF2C2F4" w14:textId="77777777" w:rsidR="005B1063" w:rsidRPr="005B1063" w:rsidRDefault="005B1063" w:rsidP="005B1063">
            <w:r w:rsidRPr="005B1063">
              <w:rPr>
                <w:rFonts w:eastAsia="Calibri"/>
              </w:rPr>
              <w:t xml:space="preserve">DEPLOYMENT_DATE </w:t>
            </w:r>
          </w:p>
        </w:tc>
        <w:tc>
          <w:tcPr>
            <w:tcW w:w="6142" w:type="dxa"/>
          </w:tcPr>
          <w:p w14:paraId="452DFEEE" w14:textId="77777777" w:rsidR="005B1063" w:rsidRPr="005B1063" w:rsidRDefault="005B1063" w:rsidP="005B1063">
            <w:r w:rsidRPr="005B1063">
              <w:rPr>
                <w:rFonts w:eastAsia="Calibri"/>
              </w:rPr>
              <w:t>Date of deployment</w:t>
            </w:r>
          </w:p>
        </w:tc>
      </w:tr>
      <w:tr w:rsidR="005B1063" w:rsidRPr="005B1063" w14:paraId="14BCA8AD" w14:textId="77777777" w:rsidTr="000D39A0">
        <w:tc>
          <w:tcPr>
            <w:tcW w:w="3209" w:type="dxa"/>
          </w:tcPr>
          <w:p w14:paraId="2C2E6195" w14:textId="77777777" w:rsidR="005B1063" w:rsidRPr="005B1063" w:rsidRDefault="005B1063" w:rsidP="005B1063">
            <w:r w:rsidRPr="005B1063">
              <w:rPr>
                <w:rFonts w:eastAsia="Calibri"/>
              </w:rPr>
              <w:t xml:space="preserve">RETRIEVAL_DATE </w:t>
            </w:r>
          </w:p>
        </w:tc>
        <w:tc>
          <w:tcPr>
            <w:tcW w:w="6142" w:type="dxa"/>
          </w:tcPr>
          <w:p w14:paraId="0A624D73" w14:textId="77777777" w:rsidR="005B1063" w:rsidRPr="005B1063" w:rsidRDefault="005B1063" w:rsidP="005B1063">
            <w:r w:rsidRPr="005B1063">
              <w:rPr>
                <w:rFonts w:eastAsia="Calibri"/>
              </w:rPr>
              <w:t>Date of retrieval</w:t>
            </w:r>
          </w:p>
        </w:tc>
      </w:tr>
    </w:tbl>
    <w:p w14:paraId="146AA712" w14:textId="33E1A7B1" w:rsidR="0083175E" w:rsidRDefault="00187AD2" w:rsidP="00187AD2">
      <w:pPr>
        <w:pStyle w:val="Heading2"/>
      </w:pPr>
      <w:bookmarkStart w:id="132" w:name="_Toc44707344"/>
      <w:r>
        <w:lastRenderedPageBreak/>
        <w:t>Taxonomic entities</w:t>
      </w:r>
      <w:bookmarkEnd w:id="132"/>
    </w:p>
    <w:p w14:paraId="2EEBCBB7" w14:textId="611E037C" w:rsidR="00F62E98" w:rsidRDefault="00187AD2" w:rsidP="005543F6">
      <w:pPr>
        <w:pStyle w:val="BodyText"/>
        <w:rPr>
          <w:rFonts w:asciiTheme="minorHAnsi" w:hAnsiTheme="minorHAnsi"/>
        </w:rPr>
      </w:pPr>
      <w:r>
        <w:t xml:space="preserve">New taxa may be added to the database following checking of taxonomic status via </w:t>
      </w:r>
      <w:hyperlink r:id="rId29" w:history="1">
        <w:proofErr w:type="spellStart"/>
        <w:r w:rsidR="00383D22" w:rsidRPr="00127B1E">
          <w:rPr>
            <w:rStyle w:val="Hyperlink"/>
            <w:rFonts w:cs="Calibri"/>
            <w:szCs w:val="24"/>
          </w:rPr>
          <w:t>WoRMS</w:t>
        </w:r>
        <w:proofErr w:type="spellEnd"/>
      </w:hyperlink>
      <w:r w:rsidR="00383D22" w:rsidRPr="00127B1E">
        <w:rPr>
          <w:rStyle w:val="Hyperlink"/>
          <w:rFonts w:cs="Calibri"/>
          <w:szCs w:val="24"/>
        </w:rPr>
        <w:t xml:space="preserve"> </w:t>
      </w:r>
      <w:r w:rsidRPr="00DD76E6">
        <w:rPr>
          <w:szCs w:val="24"/>
        </w:rPr>
        <w:t xml:space="preserve">or </w:t>
      </w:r>
      <w:hyperlink r:id="rId30" w:history="1">
        <w:proofErr w:type="spellStart"/>
        <w:r w:rsidR="00383D22" w:rsidRPr="00127B1E">
          <w:rPr>
            <w:rStyle w:val="Hyperlink"/>
            <w:rFonts w:cs="Calibri"/>
            <w:szCs w:val="24"/>
          </w:rPr>
          <w:t>Algaebase</w:t>
        </w:r>
        <w:proofErr w:type="spellEnd"/>
      </w:hyperlink>
      <w:r w:rsidRPr="00DD76E6">
        <w:rPr>
          <w:szCs w:val="24"/>
        </w:rPr>
        <w:t>.</w:t>
      </w:r>
      <w:r>
        <w:t xml:space="preserve"> </w:t>
      </w:r>
      <w:r w:rsidR="005543F6">
        <w:t xml:space="preserve">Tracing of </w:t>
      </w:r>
      <w:r w:rsidR="00383D22">
        <w:t xml:space="preserve">the </w:t>
      </w:r>
      <w:r w:rsidR="005543F6">
        <w:t xml:space="preserve">unique </w:t>
      </w:r>
      <w:proofErr w:type="spellStart"/>
      <w:r w:rsidR="005543F6">
        <w:t>AphiaID</w:t>
      </w:r>
      <w:proofErr w:type="spellEnd"/>
      <w:r w:rsidR="005543F6">
        <w:t xml:space="preserve"> </w:t>
      </w:r>
      <w:r w:rsidR="00383D22">
        <w:fldChar w:fldCharType="begin"/>
      </w:r>
      <w:r w:rsidR="00383D22">
        <w:instrText xml:space="preserve"> ADDIN EN.CITE &lt;EndNote&gt;&lt;Cite&gt;&lt;Author&gt;Vandepitte&lt;/Author&gt;&lt;Year&gt;2015&lt;/Year&gt;&lt;IDText&gt;How   Aphia—The Platform behind Several Online and Taxonomically Oriented Databases—Can Serve Both the Taxonomic Community and the Field of Biodiversity Informatics&lt;/IDText&gt;&lt;DisplayText&gt;(Vandepitte&lt;style face="italic"&gt; et al.&lt;/style&gt; 2015)&lt;/DisplayText&gt;&lt;record&gt;&lt;titles&gt;&lt;title&gt;How   Aphia—The Platform behind Several Online and Taxonomically Oriented Databases—Can Serve Both the Taxonomic Community and the Field of Biodiversity Informatics&lt;/title&gt;&lt;/titles&gt;&lt;titles&gt;&lt;secondary-title&gt;&lt;style face="italic" font="default" size="100%"&gt;Journal of Marine Science and Engineering&lt;/style&gt;&lt;style font="default" size="100%"&gt;  &lt;/style&gt;&lt;/secondary-title&gt;&lt;/titles&gt;&lt;pages&gt;1448-1473&lt;/pages&gt;&lt;contributors&gt;&lt;authors&gt;&lt;author&gt;Vandepitte, L.&lt;/author&gt;&lt;author&gt;Vanhoorne, B.&lt;/author&gt;&lt;author&gt;Decock, W.&lt;/author&gt;&lt;author&gt;Dekeyzer, S.&lt;/author&gt;&lt;author&gt;Trias Verbeeck, A.&lt;/author&gt;&lt;author&gt;Bovit, L.&lt;/author&gt;&lt;author&gt;Hernandez, F.&lt;/author&gt;&lt;author&gt;Mees, J.&lt;/author&gt;&lt;/authors&gt;&lt;/contributors&gt;&lt;added-date format="utc"&gt;1592193309&lt;/added-date&gt;&lt;ref-type name="Journal Article"&gt;17&lt;/ref-type&gt;&lt;dates&gt;&lt;year&gt;2015&lt;/year&gt;&lt;/dates&gt;&lt;rec-number&gt;485&lt;/rec-number&gt;&lt;last-updated-date format="utc"&gt;1592193456&lt;/last-updated-date&gt;&lt;electronic-resource-num&gt;https://doi.org/10.3390/jmse3041448&lt;/electronic-resource-num&gt;&lt;volume&gt;3&lt;/volume&gt;&lt;num-vols&gt;4&lt;/num-vols&gt;&lt;/record&gt;&lt;/Cite&gt;&lt;/EndNote&gt;</w:instrText>
      </w:r>
      <w:r w:rsidR="00383D22">
        <w:fldChar w:fldCharType="separate"/>
      </w:r>
      <w:r w:rsidR="00383D22">
        <w:rPr>
          <w:noProof/>
        </w:rPr>
        <w:t>(Vandepitte</w:t>
      </w:r>
      <w:r w:rsidR="00383D22" w:rsidRPr="00383D22">
        <w:rPr>
          <w:i/>
          <w:noProof/>
        </w:rPr>
        <w:t xml:space="preserve"> et al.</w:t>
      </w:r>
      <w:r w:rsidR="00383D22">
        <w:rPr>
          <w:noProof/>
        </w:rPr>
        <w:t xml:space="preserve"> 2015)</w:t>
      </w:r>
      <w:r w:rsidR="00383D22">
        <w:fldChar w:fldCharType="end"/>
      </w:r>
      <w:r w:rsidR="00383D22">
        <w:t xml:space="preserve"> </w:t>
      </w:r>
      <w:r w:rsidR="005543F6">
        <w:t>for each taxa allows for automatic updating of taxa names</w:t>
      </w:r>
      <w:r w:rsidR="00A42E9F">
        <w:t>,</w:t>
      </w:r>
      <w:r w:rsidR="005543F6">
        <w:t xml:space="preserve"> although </w:t>
      </w:r>
      <w:r w:rsidR="00383D22">
        <w:t>analysts</w:t>
      </w:r>
      <w:r w:rsidR="005543F6">
        <w:t xml:space="preserve"> generally confer with experts before adopting nomenclature that could be contentious within the phytoplankton community. Observations of new taxa require addition to the SOTS site list, highlighting each occasion a </w:t>
      </w:r>
      <w:proofErr w:type="gramStart"/>
      <w:r w:rsidR="005543F6">
        <w:t>new taxa</w:t>
      </w:r>
      <w:proofErr w:type="gramEnd"/>
      <w:r w:rsidR="005543F6">
        <w:t xml:space="preserve"> is observed for that site. Each taxa </w:t>
      </w:r>
      <w:r w:rsidR="005543F6" w:rsidRPr="004D3E16">
        <w:rPr>
          <w:rFonts w:asciiTheme="minorHAnsi" w:hAnsiTheme="minorHAnsi"/>
        </w:rPr>
        <w:t>has an associated start and end date of use</w:t>
      </w:r>
      <w:r w:rsidR="005543F6">
        <w:rPr>
          <w:rFonts w:asciiTheme="minorHAnsi" w:hAnsiTheme="minorHAnsi"/>
        </w:rPr>
        <w:t>, enabling us to</w:t>
      </w:r>
      <w:r w:rsidR="005543F6" w:rsidRPr="004D3E16">
        <w:rPr>
          <w:rFonts w:asciiTheme="minorHAnsi" w:hAnsiTheme="minorHAnsi"/>
        </w:rPr>
        <w:t xml:space="preserve"> track changes in identification levels, i.e. </w:t>
      </w:r>
      <w:r w:rsidR="005543F6">
        <w:rPr>
          <w:rFonts w:asciiTheme="minorHAnsi" w:hAnsiTheme="minorHAnsi"/>
        </w:rPr>
        <w:t xml:space="preserve">as the level of taxa discrimination improves (from genus to species for example) </w:t>
      </w:r>
      <w:r w:rsidR="00383D22">
        <w:rPr>
          <w:rFonts w:asciiTheme="minorHAnsi" w:hAnsiTheme="minorHAnsi"/>
        </w:rPr>
        <w:t>it is possible to</w:t>
      </w:r>
      <w:r w:rsidR="005543F6">
        <w:rPr>
          <w:rFonts w:asciiTheme="minorHAnsi" w:hAnsiTheme="minorHAnsi"/>
        </w:rPr>
        <w:t xml:space="preserve"> track when that name started to be used.  </w:t>
      </w:r>
      <w:r w:rsidR="00F62E98">
        <w:rPr>
          <w:rFonts w:asciiTheme="minorHAnsi" w:hAnsiTheme="minorHAnsi"/>
        </w:rPr>
        <w:t xml:space="preserve">The change log tables included in the data downloads should be consulted to determine from what date particular taxa are confidently identified. </w:t>
      </w:r>
    </w:p>
    <w:p w14:paraId="33ED467C" w14:textId="1BF10EB9" w:rsidR="005543F6" w:rsidRDefault="005543F6" w:rsidP="005543F6">
      <w:pPr>
        <w:pStyle w:val="BodyText"/>
        <w:rPr>
          <w:rFonts w:asciiTheme="minorHAnsi" w:hAnsiTheme="minorHAnsi"/>
        </w:rPr>
      </w:pPr>
      <w:r>
        <w:rPr>
          <w:rFonts w:asciiTheme="minorHAnsi" w:hAnsiTheme="minorHAnsi"/>
        </w:rPr>
        <w:t xml:space="preserve">“Bucket” categories e.g. </w:t>
      </w:r>
      <w:r w:rsidRPr="001243CE">
        <w:rPr>
          <w:rFonts w:asciiTheme="minorHAnsi" w:hAnsiTheme="minorHAnsi"/>
          <w:i/>
          <w:iCs/>
        </w:rPr>
        <w:t xml:space="preserve">dinoflagellate 10 – 20 </w:t>
      </w:r>
      <w:r w:rsidRPr="001243CE">
        <w:rPr>
          <w:rFonts w:asciiTheme="minorHAnsi" w:hAnsiTheme="minorHAnsi" w:cstheme="minorHAnsi"/>
          <w:i/>
          <w:iCs/>
        </w:rPr>
        <w:t>µ</w:t>
      </w:r>
      <w:r w:rsidRPr="001243CE">
        <w:rPr>
          <w:rFonts w:asciiTheme="minorHAnsi" w:hAnsiTheme="minorHAnsi"/>
          <w:i/>
          <w:iCs/>
        </w:rPr>
        <w:t>m</w:t>
      </w:r>
      <w:r w:rsidRPr="004D3E16">
        <w:rPr>
          <w:rFonts w:asciiTheme="minorHAnsi" w:hAnsiTheme="minorHAnsi"/>
        </w:rPr>
        <w:t xml:space="preserve"> </w:t>
      </w:r>
      <w:r w:rsidR="001243CE">
        <w:rPr>
          <w:rFonts w:asciiTheme="minorHAnsi" w:hAnsiTheme="minorHAnsi"/>
        </w:rPr>
        <w:t xml:space="preserve">are used where it is not possible to confidently discriminate further, allowing some information on functional group, size and biovolume to be recorded. This may be the result of incomplete specimens, preservation </w:t>
      </w:r>
      <w:r w:rsidR="006C6919">
        <w:rPr>
          <w:rFonts w:asciiTheme="minorHAnsi" w:hAnsiTheme="minorHAnsi"/>
        </w:rPr>
        <w:t>artefacts</w:t>
      </w:r>
      <w:r w:rsidR="001243CE">
        <w:rPr>
          <w:rFonts w:asciiTheme="minorHAnsi" w:hAnsiTheme="minorHAnsi"/>
        </w:rPr>
        <w:t xml:space="preserve"> (e.g</w:t>
      </w:r>
      <w:r w:rsidR="00900F74">
        <w:rPr>
          <w:rFonts w:asciiTheme="minorHAnsi" w:hAnsiTheme="minorHAnsi"/>
        </w:rPr>
        <w:t>.</w:t>
      </w:r>
      <w:r w:rsidR="001243CE">
        <w:rPr>
          <w:rFonts w:asciiTheme="minorHAnsi" w:hAnsiTheme="minorHAnsi"/>
        </w:rPr>
        <w:t xml:space="preserve"> </w:t>
      </w:r>
      <w:proofErr w:type="spellStart"/>
      <w:r w:rsidR="001243CE">
        <w:rPr>
          <w:rFonts w:asciiTheme="minorHAnsi" w:hAnsiTheme="minorHAnsi"/>
        </w:rPr>
        <w:t>Lugols</w:t>
      </w:r>
      <w:proofErr w:type="spellEnd"/>
      <w:r w:rsidR="001243CE">
        <w:rPr>
          <w:rFonts w:asciiTheme="minorHAnsi" w:hAnsiTheme="minorHAnsi"/>
        </w:rPr>
        <w:t xml:space="preserve"> tends to obscure some features)</w:t>
      </w:r>
      <w:r w:rsidR="00383D22">
        <w:rPr>
          <w:rFonts w:asciiTheme="minorHAnsi" w:hAnsiTheme="minorHAnsi"/>
        </w:rPr>
        <w:t xml:space="preserve">, </w:t>
      </w:r>
      <w:r w:rsidR="00900F74">
        <w:rPr>
          <w:rFonts w:asciiTheme="minorHAnsi" w:hAnsiTheme="minorHAnsi"/>
        </w:rPr>
        <w:t xml:space="preserve">a </w:t>
      </w:r>
      <w:r w:rsidR="00383D22">
        <w:rPr>
          <w:rFonts w:asciiTheme="minorHAnsi" w:hAnsiTheme="minorHAnsi"/>
        </w:rPr>
        <w:t>lack of distinguishing features,</w:t>
      </w:r>
      <w:r w:rsidR="001243CE">
        <w:rPr>
          <w:rFonts w:asciiTheme="minorHAnsi" w:hAnsiTheme="minorHAnsi"/>
        </w:rPr>
        <w:t xml:space="preserve"> or lack of knowledge/resources for a particular taxon. All entries are linked to the </w:t>
      </w:r>
      <w:r w:rsidR="00383D22">
        <w:rPr>
          <w:rFonts w:asciiTheme="minorHAnsi" w:hAnsiTheme="minorHAnsi"/>
        </w:rPr>
        <w:t xml:space="preserve">sample </w:t>
      </w:r>
      <w:r w:rsidR="001243CE">
        <w:rPr>
          <w:rFonts w:asciiTheme="minorHAnsi" w:hAnsiTheme="minorHAnsi"/>
        </w:rPr>
        <w:t>analyst and comments may be appended to entries where necessary.</w:t>
      </w:r>
      <w:r w:rsidR="009523FF">
        <w:rPr>
          <w:rFonts w:asciiTheme="minorHAnsi" w:hAnsiTheme="minorHAnsi"/>
        </w:rPr>
        <w:t xml:space="preserve">  Photographs may be sent to taxonomic experts where a </w:t>
      </w:r>
      <w:proofErr w:type="gramStart"/>
      <w:r w:rsidR="009523FF">
        <w:rPr>
          <w:rFonts w:asciiTheme="minorHAnsi" w:hAnsiTheme="minorHAnsi"/>
        </w:rPr>
        <w:t>taxa</w:t>
      </w:r>
      <w:proofErr w:type="gramEnd"/>
      <w:r w:rsidR="009523FF">
        <w:rPr>
          <w:rFonts w:asciiTheme="minorHAnsi" w:hAnsiTheme="minorHAnsi"/>
        </w:rPr>
        <w:t xml:space="preserve"> is new</w:t>
      </w:r>
      <w:r w:rsidR="00383D22">
        <w:rPr>
          <w:rFonts w:asciiTheme="minorHAnsi" w:hAnsiTheme="minorHAnsi"/>
        </w:rPr>
        <w:t>,</w:t>
      </w:r>
      <w:r w:rsidR="009523FF">
        <w:rPr>
          <w:rFonts w:asciiTheme="minorHAnsi" w:hAnsiTheme="minorHAnsi"/>
        </w:rPr>
        <w:t xml:space="preserve"> increases in abundance</w:t>
      </w:r>
      <w:r w:rsidR="00383D22">
        <w:rPr>
          <w:rFonts w:asciiTheme="minorHAnsi" w:hAnsiTheme="minorHAnsi"/>
        </w:rPr>
        <w:t>, or is of particular interest to collaborators or data users.</w:t>
      </w:r>
    </w:p>
    <w:p w14:paraId="0AAF0928" w14:textId="5F974C80" w:rsidR="001243CE" w:rsidRDefault="009523FF" w:rsidP="009523FF">
      <w:pPr>
        <w:pStyle w:val="Heading2"/>
      </w:pPr>
      <w:bookmarkStart w:id="133" w:name="_Toc44707345"/>
      <w:r>
        <w:t>Analyst training</w:t>
      </w:r>
      <w:bookmarkEnd w:id="133"/>
    </w:p>
    <w:p w14:paraId="4A5EB5A6" w14:textId="4FE28D44" w:rsidR="009523FF" w:rsidRPr="009523FF" w:rsidRDefault="009523FF" w:rsidP="009523FF">
      <w:pPr>
        <w:pStyle w:val="BodyText"/>
      </w:pPr>
      <w:r>
        <w:t xml:space="preserve">As part of the ongoing development of taxonomic expertise, </w:t>
      </w:r>
      <w:r w:rsidR="00C16893">
        <w:t>CSIRO instigates and conducts routine taxonomic training for all plankton analysts.  External experts are invited to assist with training and identification of problem or difficult groups, based on features that can routinely be discriminated with light microscopy.</w:t>
      </w:r>
      <w:r w:rsidR="004B70AC">
        <w:t xml:space="preserve">  Taxonomic information is captured through the production of species reference sheets, the generation of taxonomic keys and through collaborative works to </w:t>
      </w:r>
      <w:r w:rsidR="009C5467">
        <w:t xml:space="preserve">review and </w:t>
      </w:r>
      <w:r w:rsidR="004B70AC">
        <w:t xml:space="preserve">assess the diversity of Australian and Southern Ocean flora </w:t>
      </w:r>
      <w:r w:rsidR="003F5AEA">
        <w:t>(for example see</w:t>
      </w:r>
      <w:r w:rsidR="004B70AC">
        <w:t xml:space="preserve">. </w:t>
      </w:r>
      <w:proofErr w:type="spellStart"/>
      <w:r w:rsidR="004B70AC">
        <w:t>Hallegraeff</w:t>
      </w:r>
      <w:proofErr w:type="spellEnd"/>
      <w:r w:rsidR="004B70AC">
        <w:t xml:space="preserve"> et al. </w:t>
      </w:r>
      <w:r w:rsidR="004B70AC">
        <w:fldChar w:fldCharType="begin"/>
      </w:r>
      <w:r w:rsidR="004B70AC">
        <w:instrText xml:space="preserve"> ADDIN EN.CITE &lt;EndNote&gt;&lt;Cite ExcludeAuth="1"&gt;&lt;Author&gt;Hallegraeff&lt;/Author&gt;&lt;Year&gt;2020&lt;/Year&gt;&lt;IDText&gt;The marine planktonic dinoflagellate &amp;lt;i&amp;gt;Tripos&amp;lt;/i&amp;gt;: 60 years of species-level distributions in Australian waters&lt;/IDText&gt;&lt;DisplayText&gt;(2020)&lt;/DisplayText&gt;&lt;record&gt;&lt;urls&gt;&lt;related-urls&gt;&lt;url&gt;https://www.publish.csiro.au/paper/SB19043&lt;/url&gt;&lt;/related-urls&gt;&lt;/urls&gt;&lt;titles&gt;&lt;title&gt;The marine planktonic dinoflagellate &amp;lt;i&amp;gt;Tripos&amp;lt;/i&amp;gt;: 60 years of species-level distributions in Australian waters&lt;/title&gt;&lt;secondary-title&gt;Australian Systematic Botany&lt;/secondary-title&gt;&lt;/titles&gt;&lt;pages&gt;392-411&lt;/pages&gt;&lt;number&gt;4&lt;/number&gt;&lt;contributors&gt;&lt;authors&gt;&lt;author&gt;Hallegraeff, Gustaaf&lt;/author&gt;&lt;author&gt;Eriksen, Ruth&lt;/author&gt;&lt;author&gt;Davies, Claire&lt;/author&gt;&lt;author&gt;Slotwinski, Anita&lt;/author&gt;&lt;author&gt;McEnnulty, Felicity&lt;/author&gt;&lt;author&gt;Coman, Frank&lt;/author&gt;&lt;author&gt;Uribe-Palomino, Julian&lt;/author&gt;&lt;author&gt;Tonks, Mark&lt;/author&gt;&lt;author&gt;Richardson, Anthony&lt;/author&gt;&lt;/authors&gt;&lt;/contributors&gt;&lt;added-date format="utc"&gt;1592194046&lt;/added-date&gt;&lt;ref-type name="Journal Article"&gt;17&lt;/ref-type&gt;&lt;dates&gt;&lt;year&gt;2020&lt;/year&gt;&lt;/dates&gt;&lt;rec-number&gt;486&lt;/rec-number&gt;&lt;last-updated-date format="utc"&gt;1592194046&lt;/last-updated-date&gt;&lt;electronic-resource-num&gt;https://doi.org/10.1071/SB19043&lt;/electronic-resource-num&gt;&lt;volume&gt;33&lt;/volume&gt;&lt;/record&gt;&lt;/Cite&gt;&lt;/EndNote&gt;</w:instrText>
      </w:r>
      <w:r w:rsidR="004B70AC">
        <w:fldChar w:fldCharType="separate"/>
      </w:r>
      <w:r w:rsidR="004B70AC">
        <w:rPr>
          <w:noProof/>
        </w:rPr>
        <w:t>(2020)</w:t>
      </w:r>
      <w:r w:rsidR="004B70AC">
        <w:fldChar w:fldCharType="end"/>
      </w:r>
      <w:r w:rsidR="004B70AC">
        <w:t xml:space="preserve">). </w:t>
      </w:r>
    </w:p>
    <w:p w14:paraId="05E65C8C" w14:textId="567D3744" w:rsidR="00A916C1" w:rsidRDefault="00A916C1" w:rsidP="00A916C1">
      <w:pPr>
        <w:pStyle w:val="Heading2"/>
      </w:pPr>
      <w:bookmarkStart w:id="134" w:name="_Toc44707346"/>
      <w:r>
        <w:t xml:space="preserve">Supplementary </w:t>
      </w:r>
      <w:r w:rsidR="004B70AC">
        <w:t xml:space="preserve">plankton </w:t>
      </w:r>
      <w:r>
        <w:t>data</w:t>
      </w:r>
      <w:bookmarkEnd w:id="134"/>
    </w:p>
    <w:p w14:paraId="43CF0DEF" w14:textId="6E756464" w:rsidR="00A916C1" w:rsidRDefault="00A916C1" w:rsidP="00A916C1">
      <w:pPr>
        <w:pStyle w:val="BodyText"/>
      </w:pPr>
      <w:r>
        <w:t>Additional contextual data for phytoplankton community composition</w:t>
      </w:r>
      <w:r w:rsidR="00C16893">
        <w:t xml:space="preserve"> during PULSE or SOFS </w:t>
      </w:r>
      <w:r w:rsidR="004B70AC">
        <w:t>deployments</w:t>
      </w:r>
      <w:r>
        <w:t xml:space="preserve"> is available from the Continuous Plankton Recorder </w:t>
      </w:r>
      <w:r w:rsidR="000D7999">
        <w:t xml:space="preserve">(CPR) </w:t>
      </w:r>
      <w:r>
        <w:t>tows that</w:t>
      </w:r>
      <w:r w:rsidR="00C16893">
        <w:t xml:space="preserve"> are</w:t>
      </w:r>
      <w:r>
        <w:t xml:space="preserve"> (typically) </w:t>
      </w:r>
      <w:r w:rsidR="000D7999">
        <w:t xml:space="preserve">undertaken </w:t>
      </w:r>
      <w:r w:rsidR="00C16893">
        <w:t xml:space="preserve">on </w:t>
      </w:r>
      <w:r w:rsidR="000D7999">
        <w:t xml:space="preserve">either </w:t>
      </w:r>
      <w:r w:rsidR="00C16893">
        <w:t xml:space="preserve">the transit to or from the </w:t>
      </w:r>
      <w:r w:rsidR="000D7999">
        <w:t>mooring</w:t>
      </w:r>
      <w:r w:rsidR="00C16893">
        <w:t xml:space="preserve"> location as part of annual </w:t>
      </w:r>
      <w:r w:rsidR="000D7999">
        <w:t xml:space="preserve">maintenance and changeover.  </w:t>
      </w:r>
      <w:r w:rsidR="009B5301">
        <w:t xml:space="preserve">SOTS </w:t>
      </w:r>
      <w:r w:rsidR="000D7999">
        <w:t>CPR silks</w:t>
      </w:r>
      <w:r w:rsidR="009B5301">
        <w:t xml:space="preserve"> are processed at CSIRO</w:t>
      </w:r>
      <w:r w:rsidR="000B52D9">
        <w:t xml:space="preserve"> in Hobart</w:t>
      </w:r>
      <w:r w:rsidR="009B5301">
        <w:t xml:space="preserve">. Data is available via the AODN for both </w:t>
      </w:r>
      <w:hyperlink r:id="rId31" w:history="1">
        <w:r w:rsidR="009B5301" w:rsidRPr="009B5301">
          <w:rPr>
            <w:rStyle w:val="Hyperlink"/>
          </w:rPr>
          <w:t>phytoplankton</w:t>
        </w:r>
      </w:hyperlink>
      <w:r w:rsidR="009B5301">
        <w:t xml:space="preserve"> and </w:t>
      </w:r>
      <w:hyperlink r:id="rId32" w:history="1">
        <w:r w:rsidR="009B5301" w:rsidRPr="009B5301">
          <w:rPr>
            <w:rStyle w:val="Hyperlink"/>
          </w:rPr>
          <w:t>zooplankton</w:t>
        </w:r>
      </w:hyperlink>
      <w:r w:rsidR="009B5301">
        <w:t xml:space="preserve"> abundance, and </w:t>
      </w:r>
      <w:hyperlink r:id="rId33" w:history="1">
        <w:r w:rsidR="009B5301" w:rsidRPr="009B5301">
          <w:rPr>
            <w:rStyle w:val="Hyperlink"/>
          </w:rPr>
          <w:t>zooplankton biomass</w:t>
        </w:r>
      </w:hyperlink>
      <w:r w:rsidR="009B5301">
        <w:t xml:space="preserve">. </w:t>
      </w:r>
    </w:p>
    <w:p w14:paraId="78374553" w14:textId="77777777" w:rsidR="00CD395A" w:rsidRDefault="000E1F20">
      <w:pPr>
        <w:pStyle w:val="Heading1"/>
        <w:tabs>
          <w:tab w:val="clear" w:pos="1134"/>
          <w:tab w:val="left" w:pos="426"/>
        </w:tabs>
        <w:spacing w:after="0"/>
        <w:ind w:left="1134" w:hanging="1132"/>
      </w:pPr>
      <w:bookmarkStart w:id="135" w:name="_Toc27660395"/>
      <w:bookmarkStart w:id="136" w:name="_Toc44707347"/>
      <w:r>
        <w:lastRenderedPageBreak/>
        <w:t>Quality assessment of the recovered RAS samples</w:t>
      </w:r>
      <w:bookmarkEnd w:id="135"/>
      <w:bookmarkEnd w:id="136"/>
      <w:r>
        <w:t xml:space="preserve"> </w:t>
      </w:r>
    </w:p>
    <w:p w14:paraId="7B6B78CF" w14:textId="5C4CC072" w:rsidR="00CD395A" w:rsidRDefault="00CD395A"/>
    <w:p w14:paraId="077FAD75" w14:textId="68595721" w:rsidR="009D55E4" w:rsidRDefault="009D55E4" w:rsidP="00900F74">
      <w:pPr>
        <w:pStyle w:val="Heading2"/>
      </w:pPr>
      <w:bookmarkStart w:id="137" w:name="_Toc44707348"/>
      <w:r>
        <w:t>Condition of recovered bags</w:t>
      </w:r>
      <w:bookmarkEnd w:id="137"/>
    </w:p>
    <w:p w14:paraId="6506A08C" w14:textId="21DEC4A8" w:rsidR="00CD395A" w:rsidRDefault="008154F4">
      <w:pPr>
        <w:pStyle w:val="BodyText"/>
        <w:rPr>
          <w:rFonts w:cs="Calibri"/>
          <w:szCs w:val="24"/>
        </w:rPr>
      </w:pPr>
      <w:r w:rsidRPr="00127B1E">
        <w:rPr>
          <w:rFonts w:cs="Calibri"/>
          <w:szCs w:val="24"/>
        </w:rPr>
        <w:t>Please refer to Davies et al</w:t>
      </w:r>
      <w:r w:rsidR="00DC0B25" w:rsidRPr="00127B1E">
        <w:rPr>
          <w:rFonts w:cs="Calibri"/>
          <w:szCs w:val="24"/>
        </w:rPr>
        <w:t>.</w:t>
      </w:r>
      <w:r w:rsidR="006A0491" w:rsidRPr="00127B1E">
        <w:rPr>
          <w:rFonts w:cs="Calibri"/>
          <w:szCs w:val="24"/>
        </w:rPr>
        <w:t xml:space="preserve"> (2020) </w:t>
      </w:r>
      <w:r w:rsidRPr="00127B1E">
        <w:rPr>
          <w:rFonts w:cs="Calibri"/>
          <w:szCs w:val="24"/>
        </w:rPr>
        <w:t>for details pertinent to the assessment of condition of the recovered bags, determination of actual depth of the RAS sampler (pre</w:t>
      </w:r>
      <w:r w:rsidR="005A1BC9" w:rsidRPr="00127B1E">
        <w:rPr>
          <w:rFonts w:cs="Calibri"/>
          <w:szCs w:val="24"/>
        </w:rPr>
        <w:t>-</w:t>
      </w:r>
      <w:r w:rsidRPr="00127B1E">
        <w:rPr>
          <w:rFonts w:cs="Calibri"/>
          <w:szCs w:val="24"/>
        </w:rPr>
        <w:t xml:space="preserve">2018), seawater temperature, salinity and macronutrient concentrations that are sampled </w:t>
      </w:r>
      <w:r w:rsidR="009D55E4" w:rsidRPr="00127B1E">
        <w:rPr>
          <w:rFonts w:cs="Calibri"/>
          <w:szCs w:val="24"/>
        </w:rPr>
        <w:t>as paired bags on each sample date.</w:t>
      </w:r>
    </w:p>
    <w:p w14:paraId="7A2B2ECE" w14:textId="77777777" w:rsidR="003F5AEA" w:rsidRDefault="003F5AEA">
      <w:pPr>
        <w:pStyle w:val="BodyText"/>
        <w:rPr>
          <w:rFonts w:cs="Calibri"/>
          <w:szCs w:val="24"/>
        </w:rPr>
      </w:pPr>
    </w:p>
    <w:p w14:paraId="042F2CA9" w14:textId="442A97D8" w:rsidR="00CD395A" w:rsidRDefault="007228AB" w:rsidP="003F5AEA">
      <w:pPr>
        <w:pStyle w:val="Heading1"/>
        <w:pageBreakBefore w:val="0"/>
        <w:ind w:left="431" w:hanging="431"/>
        <w:rPr>
          <w:rFonts w:cs="Calibri"/>
          <w:color w:val="000000"/>
          <w:szCs w:val="44"/>
        </w:rPr>
      </w:pPr>
      <w:bookmarkStart w:id="138" w:name="_Toc44707349"/>
      <w:r>
        <w:rPr>
          <w:rStyle w:val="Heading1Char"/>
          <w:b/>
          <w:bCs/>
        </w:rPr>
        <w:t>Re</w:t>
      </w:r>
      <w:r w:rsidR="000E1F20">
        <w:rPr>
          <w:rStyle w:val="Heading1Char"/>
          <w:b/>
          <w:bCs/>
        </w:rPr>
        <w:t>commendations for Quality Assurance</w:t>
      </w:r>
      <w:bookmarkEnd w:id="138"/>
    </w:p>
    <w:p w14:paraId="3CABD631" w14:textId="59A83407" w:rsidR="00900F74" w:rsidRDefault="00C16893" w:rsidP="005A1BC9">
      <w:pPr>
        <w:spacing w:line="276" w:lineRule="auto"/>
        <w:jc w:val="both"/>
        <w:rPr>
          <w:ins w:id="139" w:author="Trull, Tom (O&amp;A, Hobart)" w:date="2020-07-04T08:30:00Z"/>
          <w:rFonts w:cs="Calibri"/>
          <w:color w:val="000000" w:themeColor="text1"/>
          <w:sz w:val="24"/>
        </w:rPr>
      </w:pPr>
      <w:del w:id="140" w:author="Trull, Tom (O&amp;A, Hobart)" w:date="2020-07-04T08:31:00Z">
        <w:r w:rsidRPr="00127B1E" w:rsidDel="00BB730D">
          <w:rPr>
            <w:rFonts w:cs="Calibri"/>
            <w:color w:val="000000" w:themeColor="text1"/>
            <w:sz w:val="24"/>
          </w:rPr>
          <w:delText xml:space="preserve">Further </w:delText>
        </w:r>
      </w:del>
      <w:ins w:id="141" w:author="Trull, Tom (O&amp;A, Hobart)" w:date="2020-07-04T08:31:00Z">
        <w:r w:rsidR="00BB730D">
          <w:rPr>
            <w:rFonts w:cs="Calibri"/>
            <w:color w:val="000000" w:themeColor="text1"/>
            <w:sz w:val="24"/>
          </w:rPr>
          <w:t>Undertake f</w:t>
        </w:r>
        <w:r w:rsidR="00BB730D" w:rsidRPr="00127B1E">
          <w:rPr>
            <w:rFonts w:cs="Calibri"/>
            <w:color w:val="000000" w:themeColor="text1"/>
            <w:sz w:val="24"/>
          </w:rPr>
          <w:t xml:space="preserve">urther </w:t>
        </w:r>
      </w:ins>
      <w:r w:rsidRPr="00127B1E">
        <w:rPr>
          <w:rFonts w:cs="Calibri"/>
          <w:color w:val="000000" w:themeColor="text1"/>
          <w:sz w:val="24"/>
        </w:rPr>
        <w:t xml:space="preserve">work on the database to allow processing and upload of samples </w:t>
      </w:r>
      <w:commentRangeStart w:id="142"/>
      <w:r w:rsidRPr="00127B1E">
        <w:rPr>
          <w:rFonts w:cs="Calibri"/>
          <w:color w:val="000000" w:themeColor="text1"/>
          <w:sz w:val="24"/>
        </w:rPr>
        <w:t>collected</w:t>
      </w:r>
      <w:commentRangeEnd w:id="142"/>
      <w:r w:rsidR="00BB730D">
        <w:rPr>
          <w:rStyle w:val="CommentReference"/>
        </w:rPr>
        <w:commentReference w:id="142"/>
      </w:r>
      <w:r w:rsidRPr="00127B1E">
        <w:rPr>
          <w:rFonts w:cs="Calibri"/>
          <w:color w:val="000000" w:themeColor="text1"/>
          <w:sz w:val="24"/>
        </w:rPr>
        <w:t xml:space="preserve"> from CTD casts on the annual mooring deployment/retrieval voyages will </w:t>
      </w:r>
      <w:r w:rsidR="005A1BC9" w:rsidRPr="00127B1E">
        <w:rPr>
          <w:rFonts w:cs="Calibri"/>
          <w:color w:val="000000" w:themeColor="text1"/>
          <w:sz w:val="24"/>
        </w:rPr>
        <w:t>produce</w:t>
      </w:r>
      <w:r w:rsidRPr="00127B1E">
        <w:rPr>
          <w:rFonts w:cs="Calibri"/>
          <w:color w:val="000000" w:themeColor="text1"/>
          <w:sz w:val="24"/>
        </w:rPr>
        <w:t xml:space="preserve"> another supplementary data stream for the SOTS</w:t>
      </w:r>
      <w:r w:rsidR="00387353">
        <w:rPr>
          <w:rFonts w:cs="Calibri"/>
          <w:color w:val="000000" w:themeColor="text1"/>
          <w:sz w:val="24"/>
        </w:rPr>
        <w:t xml:space="preserve"> site</w:t>
      </w:r>
      <w:r w:rsidR="005A1BC9" w:rsidRPr="00127B1E">
        <w:rPr>
          <w:rFonts w:cs="Calibri"/>
          <w:color w:val="000000" w:themeColor="text1"/>
          <w:sz w:val="24"/>
        </w:rPr>
        <w:t xml:space="preserve">. </w:t>
      </w:r>
      <w:r w:rsidR="000E1F20" w:rsidRPr="00127B1E">
        <w:rPr>
          <w:rFonts w:cs="Calibri"/>
          <w:color w:val="000000" w:themeColor="text1"/>
          <w:sz w:val="24"/>
        </w:rPr>
        <w:t xml:space="preserve"> </w:t>
      </w:r>
    </w:p>
    <w:p w14:paraId="51B1A3AF" w14:textId="77777777" w:rsidR="00BB730D" w:rsidRPr="00127B1E" w:rsidRDefault="00BB730D" w:rsidP="005A1BC9">
      <w:pPr>
        <w:spacing w:line="276" w:lineRule="auto"/>
        <w:jc w:val="both"/>
        <w:rPr>
          <w:rFonts w:cs="Calibri"/>
          <w:color w:val="000000" w:themeColor="text1"/>
          <w:sz w:val="24"/>
        </w:rPr>
      </w:pPr>
    </w:p>
    <w:p w14:paraId="55611087" w14:textId="681A4B91" w:rsidR="00BB730D" w:rsidRDefault="00BB730D" w:rsidP="005A1BC9">
      <w:pPr>
        <w:spacing w:line="276" w:lineRule="auto"/>
        <w:jc w:val="both"/>
        <w:rPr>
          <w:ins w:id="143" w:author="Trull, Tom (O&amp;A, Hobart)" w:date="2020-07-04T08:30:00Z"/>
          <w:rFonts w:cs="Calibri"/>
          <w:color w:val="000000" w:themeColor="text1"/>
          <w:sz w:val="24"/>
        </w:rPr>
      </w:pPr>
      <w:ins w:id="144" w:author="Trull, Tom (O&amp;A, Hobart)" w:date="2020-07-04T08:31:00Z">
        <w:r>
          <w:rPr>
            <w:rFonts w:cs="Calibri"/>
            <w:color w:val="000000" w:themeColor="text1"/>
            <w:sz w:val="24"/>
          </w:rPr>
          <w:t xml:space="preserve">Explore </w:t>
        </w:r>
      </w:ins>
      <w:ins w:id="145" w:author="Trull, Tom (O&amp;A, Hobart)" w:date="2020-07-04T08:32:00Z">
        <w:r>
          <w:rPr>
            <w:rFonts w:cs="Calibri"/>
            <w:color w:val="000000" w:themeColor="text1"/>
            <w:sz w:val="24"/>
          </w:rPr>
          <w:t xml:space="preserve">analysis techniques that require smaller sample volumes and/or provide complimentary information such as size classes, e.g. the use of </w:t>
        </w:r>
      </w:ins>
      <w:ins w:id="146" w:author="Trull, Tom (O&amp;A, Hobart)" w:date="2020-07-04T08:33:00Z">
        <w:r>
          <w:rPr>
            <w:rFonts w:cs="Calibri"/>
            <w:color w:val="000000" w:themeColor="text1"/>
            <w:sz w:val="24"/>
          </w:rPr>
          <w:t xml:space="preserve">rapid image capture devices such as </w:t>
        </w:r>
      </w:ins>
      <w:proofErr w:type="spellStart"/>
      <w:ins w:id="147" w:author="Trull, Tom (O&amp;A, Hobart)" w:date="2020-07-04T08:32:00Z">
        <w:r>
          <w:rPr>
            <w:rFonts w:cs="Calibri"/>
            <w:color w:val="000000" w:themeColor="text1"/>
            <w:sz w:val="24"/>
          </w:rPr>
          <w:t>FlowCam</w:t>
        </w:r>
      </w:ins>
      <w:proofErr w:type="spellEnd"/>
      <w:ins w:id="148" w:author="Trull, Tom (O&amp;A, Hobart)" w:date="2020-07-04T08:34:00Z">
        <w:r>
          <w:rPr>
            <w:rFonts w:cs="Calibri"/>
            <w:color w:val="000000" w:themeColor="text1"/>
            <w:sz w:val="24"/>
          </w:rPr>
          <w:t xml:space="preserve">, as an approach for RAS deployments with </w:t>
        </w:r>
      </w:ins>
      <w:del w:id="149" w:author="Trull, Tom (O&amp;A, Hobart)" w:date="2020-07-04T08:34:00Z">
        <w:r w:rsidR="005A1BC9" w:rsidRPr="00127B1E" w:rsidDel="00BB730D">
          <w:rPr>
            <w:rFonts w:cs="Calibri"/>
            <w:color w:val="000000" w:themeColor="text1"/>
            <w:sz w:val="24"/>
          </w:rPr>
          <w:delText>H</w:delText>
        </w:r>
        <w:r w:rsidR="000E1F20" w:rsidRPr="00127B1E" w:rsidDel="00BB730D">
          <w:rPr>
            <w:rFonts w:cs="Calibri"/>
            <w:color w:val="000000" w:themeColor="text1"/>
            <w:sz w:val="24"/>
          </w:rPr>
          <w:delText>igher resolution sampling via single</w:delText>
        </w:r>
      </w:del>
      <w:ins w:id="150" w:author="Trull, Tom (O&amp;A, Hobart)" w:date="2020-07-04T08:34:00Z">
        <w:r>
          <w:rPr>
            <w:rFonts w:cs="Calibri"/>
            <w:color w:val="000000" w:themeColor="text1"/>
            <w:sz w:val="24"/>
          </w:rPr>
          <w:t xml:space="preserve">single (unpaired) temporal sampling,  </w:t>
        </w:r>
      </w:ins>
      <w:r w:rsidR="000E1F20" w:rsidRPr="00127B1E">
        <w:rPr>
          <w:rFonts w:cs="Calibri"/>
          <w:color w:val="000000" w:themeColor="text1"/>
          <w:sz w:val="24"/>
        </w:rPr>
        <w:t xml:space="preserve"> </w:t>
      </w:r>
      <w:del w:id="151" w:author="Trull, Tom (O&amp;A, Hobart)" w:date="2020-07-04T08:34:00Z">
        <w:r w:rsidR="000E1F20" w:rsidRPr="00127B1E" w:rsidDel="00BB730D">
          <w:rPr>
            <w:rFonts w:cs="Calibri"/>
            <w:color w:val="000000" w:themeColor="text1"/>
            <w:sz w:val="24"/>
          </w:rPr>
          <w:delText>RAS samples (not paired)</w:delText>
        </w:r>
      </w:del>
      <w:ins w:id="152" w:author="Trull, Tom (O&amp;A, Hobart)" w:date="2020-07-04T08:34:00Z">
        <w:r>
          <w:rPr>
            <w:rFonts w:cs="Calibri"/>
            <w:color w:val="000000" w:themeColor="text1"/>
            <w:sz w:val="24"/>
          </w:rPr>
          <w:t>such</w:t>
        </w:r>
      </w:ins>
      <w:r w:rsidR="000E1F20" w:rsidRPr="00127B1E">
        <w:rPr>
          <w:rFonts w:cs="Calibri"/>
          <w:color w:val="000000" w:themeColor="text1"/>
          <w:sz w:val="24"/>
        </w:rPr>
        <w:t xml:space="preserve"> as recently programmed for SOFS</w:t>
      </w:r>
      <w:r w:rsidR="005A1BC9" w:rsidRPr="00127B1E">
        <w:rPr>
          <w:rFonts w:cs="Calibri"/>
          <w:color w:val="000000" w:themeColor="text1"/>
          <w:sz w:val="24"/>
        </w:rPr>
        <w:t>-</w:t>
      </w:r>
      <w:r w:rsidR="000E1F20" w:rsidRPr="00127B1E">
        <w:rPr>
          <w:rFonts w:cs="Calibri"/>
          <w:color w:val="000000" w:themeColor="text1"/>
          <w:sz w:val="24"/>
        </w:rPr>
        <w:t xml:space="preserve">8 </w:t>
      </w:r>
      <w:ins w:id="153" w:author="Trull, Tom (O&amp;A, Hobart)" w:date="2020-07-04T08:34:00Z">
        <w:r>
          <w:rPr>
            <w:rFonts w:cs="Calibri"/>
            <w:color w:val="000000" w:themeColor="text1"/>
            <w:sz w:val="24"/>
          </w:rPr>
          <w:t>to deliver higher temporal re</w:t>
        </w:r>
      </w:ins>
      <w:ins w:id="154" w:author="Trull, Tom (O&amp;A, Hobart)" w:date="2020-07-04T08:35:00Z">
        <w:r>
          <w:rPr>
            <w:rFonts w:cs="Calibri"/>
            <w:color w:val="000000" w:themeColor="text1"/>
            <w:sz w:val="24"/>
          </w:rPr>
          <w:t xml:space="preserve">solution. </w:t>
        </w:r>
      </w:ins>
      <w:del w:id="155" w:author="Trull, Tom (O&amp;A, Hobart)" w:date="2020-07-04T08:35:00Z">
        <w:r w:rsidR="000E1F20" w:rsidRPr="00127B1E" w:rsidDel="00BB730D">
          <w:rPr>
            <w:rFonts w:cs="Calibri"/>
            <w:color w:val="000000" w:themeColor="text1"/>
            <w:sz w:val="24"/>
          </w:rPr>
          <w:delText xml:space="preserve">means less volume will be available at each </w:delText>
        </w:r>
      </w:del>
      <w:del w:id="156" w:author="Trull, Tom (O&amp;A, Hobart)" w:date="2020-07-04T08:31:00Z">
        <w:r w:rsidR="000E1F20" w:rsidRPr="00127B1E" w:rsidDel="00BB730D">
          <w:rPr>
            <w:rFonts w:cs="Calibri"/>
            <w:color w:val="000000" w:themeColor="text1"/>
            <w:sz w:val="24"/>
          </w:rPr>
          <w:delText>t</w:delText>
        </w:r>
      </w:del>
      <w:del w:id="157" w:author="Trull, Tom (O&amp;A, Hobart)" w:date="2020-07-04T08:35:00Z">
        <w:r w:rsidR="000E1F20" w:rsidRPr="00127B1E" w:rsidDel="00BB730D">
          <w:rPr>
            <w:rFonts w:cs="Calibri"/>
            <w:color w:val="000000" w:themeColor="text1"/>
            <w:sz w:val="24"/>
          </w:rPr>
          <w:delText xml:space="preserve">ime point. </w:delText>
        </w:r>
        <w:r w:rsidR="009C5467" w:rsidRPr="00127B1E" w:rsidDel="00BB730D">
          <w:rPr>
            <w:rFonts w:cs="Calibri"/>
            <w:color w:val="000000" w:themeColor="text1"/>
            <w:sz w:val="24"/>
          </w:rPr>
          <w:delText xml:space="preserve"> </w:delText>
        </w:r>
        <w:r w:rsidR="002D405F" w:rsidRPr="00127B1E" w:rsidDel="00BB730D">
          <w:rPr>
            <w:rFonts w:cs="Calibri"/>
            <w:color w:val="000000" w:themeColor="text1"/>
            <w:sz w:val="24"/>
          </w:rPr>
          <w:delText xml:space="preserve">Analysis techniques that require small volumes that provide complementary </w:delText>
        </w:r>
        <w:r w:rsidR="00900F74" w:rsidRPr="00127B1E" w:rsidDel="00BB730D">
          <w:rPr>
            <w:rFonts w:cs="Calibri"/>
            <w:color w:val="000000" w:themeColor="text1"/>
            <w:sz w:val="24"/>
          </w:rPr>
          <w:delText xml:space="preserve">size-class </w:delText>
        </w:r>
        <w:r w:rsidR="002D405F" w:rsidRPr="00127B1E" w:rsidDel="00BB730D">
          <w:rPr>
            <w:rFonts w:cs="Calibri"/>
            <w:color w:val="000000" w:themeColor="text1"/>
            <w:sz w:val="24"/>
          </w:rPr>
          <w:delText>information such as FlowCam are being investigated</w:delText>
        </w:r>
        <w:r w:rsidR="00900F74" w:rsidRPr="00127B1E" w:rsidDel="00BB730D">
          <w:rPr>
            <w:rFonts w:cs="Calibri"/>
            <w:color w:val="000000" w:themeColor="text1"/>
            <w:sz w:val="24"/>
          </w:rPr>
          <w:delText xml:space="preserve"> in an effort to</w:delText>
        </w:r>
      </w:del>
      <w:r w:rsidR="00900F74" w:rsidRPr="00127B1E">
        <w:rPr>
          <w:rFonts w:cs="Calibri"/>
          <w:color w:val="000000" w:themeColor="text1"/>
          <w:sz w:val="24"/>
        </w:rPr>
        <w:t xml:space="preserve"> </w:t>
      </w:r>
      <w:ins w:id="158" w:author="Trull, Tom (O&amp;A, Hobart)" w:date="2020-07-04T08:35:00Z">
        <w:r>
          <w:rPr>
            <w:rFonts w:cs="Calibri"/>
            <w:color w:val="000000" w:themeColor="text1"/>
            <w:sz w:val="24"/>
          </w:rPr>
          <w:t xml:space="preserve">This could </w:t>
        </w:r>
      </w:ins>
      <w:r w:rsidR="00900F74" w:rsidRPr="00127B1E">
        <w:rPr>
          <w:rFonts w:cs="Calibri"/>
          <w:color w:val="000000" w:themeColor="text1"/>
          <w:sz w:val="24"/>
        </w:rPr>
        <w:t>provide a more rapid first assessment of biological communities</w:t>
      </w:r>
      <w:del w:id="159" w:author="Trull, Tom (O&amp;A, Hobart)" w:date="2020-07-04T08:35:00Z">
        <w:r w:rsidR="00900F74" w:rsidRPr="00127B1E" w:rsidDel="00BB730D">
          <w:rPr>
            <w:rFonts w:cs="Calibri"/>
            <w:color w:val="000000" w:themeColor="text1"/>
            <w:sz w:val="24"/>
          </w:rPr>
          <w:delText xml:space="preserve"> at the SOTS</w:delText>
        </w:r>
        <w:r w:rsidR="00387353" w:rsidDel="00BB730D">
          <w:rPr>
            <w:rFonts w:cs="Calibri"/>
            <w:color w:val="000000" w:themeColor="text1"/>
            <w:sz w:val="24"/>
          </w:rPr>
          <w:delText xml:space="preserve"> site</w:delText>
        </w:r>
        <w:r w:rsidR="00900F74" w:rsidRPr="00127B1E" w:rsidDel="00BB730D">
          <w:rPr>
            <w:rFonts w:cs="Calibri"/>
            <w:color w:val="000000" w:themeColor="text1"/>
            <w:sz w:val="24"/>
          </w:rPr>
          <w:delText>.</w:delText>
        </w:r>
      </w:del>
      <w:ins w:id="160" w:author="Eriksen, Ruth (O&amp;A, Hobart)" w:date="2020-07-02T13:25:00Z">
        <w:del w:id="161" w:author="Trull, Tom (O&amp;A, Hobart)" w:date="2020-07-04T08:35:00Z">
          <w:r w:rsidR="001B64EE" w:rsidDel="00BB730D">
            <w:rPr>
              <w:rFonts w:cs="Calibri"/>
              <w:color w:val="000000" w:themeColor="text1"/>
              <w:sz w:val="24"/>
            </w:rPr>
            <w:delText xml:space="preserve"> </w:delText>
          </w:r>
        </w:del>
      </w:ins>
      <w:ins w:id="162" w:author="Trull, Tom (O&amp;A, Hobart)" w:date="2020-07-04T08:35:00Z">
        <w:r>
          <w:rPr>
            <w:rFonts w:cs="Calibri"/>
            <w:color w:val="000000" w:themeColor="text1"/>
            <w:sz w:val="24"/>
          </w:rPr>
          <w:t xml:space="preserve">, and aid in targeting samples for more detailed further study. </w:t>
        </w:r>
      </w:ins>
    </w:p>
    <w:p w14:paraId="04B71B2B" w14:textId="77777777" w:rsidR="00BB730D" w:rsidRDefault="00BB730D" w:rsidP="005A1BC9">
      <w:pPr>
        <w:spacing w:line="276" w:lineRule="auto"/>
        <w:jc w:val="both"/>
        <w:rPr>
          <w:ins w:id="163" w:author="Trull, Tom (O&amp;A, Hobart)" w:date="2020-07-04T08:30:00Z"/>
          <w:rFonts w:cs="Calibri"/>
          <w:color w:val="000000" w:themeColor="text1"/>
          <w:sz w:val="24"/>
        </w:rPr>
      </w:pPr>
    </w:p>
    <w:p w14:paraId="662B3594" w14:textId="5260812B" w:rsidR="00CD395A" w:rsidRPr="00127B1E" w:rsidRDefault="00375A9E" w:rsidP="005A1BC9">
      <w:pPr>
        <w:spacing w:line="276" w:lineRule="auto"/>
        <w:jc w:val="both"/>
        <w:rPr>
          <w:color w:val="7030A0"/>
          <w:sz w:val="24"/>
        </w:rPr>
      </w:pPr>
      <w:ins w:id="164" w:author="Eriksen, Ruth (O&amp;A, Hobart)" w:date="2020-07-02T13:30:00Z">
        <w:del w:id="165" w:author="Trull, Tom (O&amp;A, Hobart)" w:date="2020-07-04T08:30:00Z">
          <w:r w:rsidDel="00BB730D">
            <w:rPr>
              <w:rFonts w:cs="Calibri"/>
              <w:color w:val="000000" w:themeColor="text1"/>
              <w:sz w:val="24"/>
            </w:rPr>
            <w:delText>We contin</w:delText>
          </w:r>
        </w:del>
      </w:ins>
      <w:ins w:id="166" w:author="Eriksen, Ruth (O&amp;A, Hobart)" w:date="2020-07-02T13:31:00Z">
        <w:del w:id="167" w:author="Trull, Tom (O&amp;A, Hobart)" w:date="2020-07-04T08:30:00Z">
          <w:r w:rsidDel="00BB730D">
            <w:rPr>
              <w:rFonts w:cs="Calibri"/>
              <w:color w:val="000000" w:themeColor="text1"/>
              <w:sz w:val="24"/>
            </w:rPr>
            <w:delText>ue to</w:delText>
          </w:r>
        </w:del>
      </w:ins>
      <w:ins w:id="168" w:author="Trull, Tom (O&amp;A, Hobart)" w:date="2020-07-04T08:35:00Z">
        <w:r w:rsidR="00BB730D">
          <w:rPr>
            <w:rFonts w:cs="Calibri"/>
            <w:color w:val="000000" w:themeColor="text1"/>
            <w:sz w:val="24"/>
          </w:rPr>
          <w:t>Continue e</w:t>
        </w:r>
      </w:ins>
      <w:ins w:id="169" w:author="Trull, Tom (O&amp;A, Hobart)" w:date="2020-07-04T08:30:00Z">
        <w:r w:rsidR="00BB730D">
          <w:rPr>
            <w:rFonts w:cs="Calibri"/>
            <w:color w:val="000000" w:themeColor="text1"/>
            <w:sz w:val="24"/>
          </w:rPr>
          <w:t>fforts to</w:t>
        </w:r>
      </w:ins>
      <w:ins w:id="170" w:author="Eriksen, Ruth (O&amp;A, Hobart)" w:date="2020-07-02T13:31:00Z">
        <w:r>
          <w:rPr>
            <w:rFonts w:cs="Calibri"/>
            <w:color w:val="000000" w:themeColor="text1"/>
            <w:sz w:val="24"/>
          </w:rPr>
          <w:t xml:space="preserve"> optimise preservation strategies</w:t>
        </w:r>
      </w:ins>
      <w:ins w:id="171" w:author="Trull, Tom (O&amp;A, Hobart)" w:date="2020-07-04T08:36:00Z">
        <w:r w:rsidR="00BB730D">
          <w:rPr>
            <w:rFonts w:cs="Calibri"/>
            <w:color w:val="000000" w:themeColor="text1"/>
            <w:sz w:val="24"/>
          </w:rPr>
          <w:t xml:space="preserve"> in the RAS, and in the sample archives. </w:t>
        </w:r>
      </w:ins>
      <w:ins w:id="172" w:author="Eriksen, Ruth (O&amp;A, Hobart)" w:date="2020-07-02T13:31:00Z">
        <w:r>
          <w:rPr>
            <w:rFonts w:cs="Calibri"/>
            <w:color w:val="000000" w:themeColor="text1"/>
            <w:sz w:val="24"/>
          </w:rPr>
          <w:t xml:space="preserve"> </w:t>
        </w:r>
        <w:del w:id="173" w:author="Trull, Tom (O&amp;A, Hobart)" w:date="2020-07-04T08:36:00Z">
          <w:r w:rsidDel="00BB730D">
            <w:rPr>
              <w:rFonts w:cs="Calibri"/>
              <w:color w:val="000000" w:themeColor="text1"/>
              <w:sz w:val="24"/>
            </w:rPr>
            <w:delText xml:space="preserve">for biological analysis </w:delText>
          </w:r>
        </w:del>
        <w:del w:id="174" w:author="Trull, Tom (O&amp;A, Hobart)" w:date="2020-07-04T08:30:00Z">
          <w:r w:rsidDel="00BB730D">
            <w:rPr>
              <w:rFonts w:cs="Calibri"/>
              <w:color w:val="000000" w:themeColor="text1"/>
              <w:sz w:val="24"/>
            </w:rPr>
            <w:delText>in this very challenging environment.</w:delText>
          </w:r>
        </w:del>
      </w:ins>
    </w:p>
    <w:p w14:paraId="22B35233" w14:textId="77777777" w:rsidR="00CD395A" w:rsidRDefault="000E1F20" w:rsidP="00D92342">
      <w:pPr>
        <w:pStyle w:val="Heading1noTOC"/>
      </w:pPr>
      <w:bookmarkStart w:id="175" w:name="_Toc315694433"/>
      <w:bookmarkStart w:id="176" w:name="_Toc27660396"/>
      <w:r>
        <w:lastRenderedPageBreak/>
        <w:t>References</w:t>
      </w:r>
      <w:bookmarkEnd w:id="175"/>
      <w:bookmarkEnd w:id="176"/>
      <w:r>
        <w:t xml:space="preserve"> </w:t>
      </w:r>
    </w:p>
    <w:p w14:paraId="448E0421" w14:textId="77777777" w:rsidR="008A62C2" w:rsidRPr="008A62C2" w:rsidRDefault="000E1F20" w:rsidP="008A62C2">
      <w:pPr>
        <w:pStyle w:val="EndNoteBibliography"/>
        <w:ind w:left="720" w:hanging="720"/>
        <w:rPr>
          <w:noProof/>
        </w:rPr>
      </w:pPr>
      <w:r w:rsidRPr="00B3534F">
        <w:rPr>
          <w:rFonts w:asciiTheme="minorHAnsi" w:hAnsiTheme="minorHAnsi" w:cstheme="minorHAnsi"/>
          <w:szCs w:val="22"/>
        </w:rPr>
        <w:fldChar w:fldCharType="begin"/>
      </w:r>
      <w:r w:rsidRPr="00B3534F">
        <w:rPr>
          <w:rFonts w:asciiTheme="minorHAnsi" w:hAnsiTheme="minorHAnsi" w:cstheme="minorHAnsi"/>
          <w:szCs w:val="22"/>
        </w:rPr>
        <w:instrText xml:space="preserve"> ADDIN EN.REFLIST </w:instrText>
      </w:r>
      <w:r w:rsidRPr="00B3534F">
        <w:rPr>
          <w:rFonts w:asciiTheme="minorHAnsi" w:hAnsiTheme="minorHAnsi" w:cstheme="minorHAnsi"/>
          <w:szCs w:val="22"/>
        </w:rPr>
        <w:fldChar w:fldCharType="separate"/>
      </w:r>
      <w:r w:rsidR="008A62C2" w:rsidRPr="008A62C2">
        <w:rPr>
          <w:noProof/>
        </w:rPr>
        <w:t>Cubillos, JC, Wright, SW, Nash, G, de Salas, MF, Griffiths, B, Tilbrook, B, Poisson, A, Hallegraeff, GM (2007) Calcification morphotypes of the coccolithophorid Emiliania huxleyi in the Southern Ocean: changes in 2001 to 2006 compared to historical data.</w:t>
      </w:r>
      <w:r w:rsidR="008A62C2" w:rsidRPr="008A62C2">
        <w:rPr>
          <w:i/>
          <w:noProof/>
        </w:rPr>
        <w:t xml:space="preserve"> Marine Ecology Progress Series</w:t>
      </w:r>
      <w:r w:rsidR="008A62C2" w:rsidRPr="008A62C2">
        <w:rPr>
          <w:noProof/>
        </w:rPr>
        <w:t xml:space="preserve"> </w:t>
      </w:r>
      <w:r w:rsidR="008A62C2" w:rsidRPr="008A62C2">
        <w:rPr>
          <w:b/>
          <w:noProof/>
        </w:rPr>
        <w:t>348</w:t>
      </w:r>
      <w:r w:rsidR="008A62C2" w:rsidRPr="008A62C2">
        <w:rPr>
          <w:noProof/>
        </w:rPr>
        <w:t>, 47-54.</w:t>
      </w:r>
    </w:p>
    <w:p w14:paraId="510F312A" w14:textId="77777777" w:rsidR="008A62C2" w:rsidRPr="008A62C2" w:rsidRDefault="008A62C2" w:rsidP="008A62C2">
      <w:pPr>
        <w:pStyle w:val="EndNoteBibliography"/>
        <w:ind w:left="720" w:hanging="720"/>
        <w:rPr>
          <w:noProof/>
        </w:rPr>
      </w:pPr>
      <w:r w:rsidRPr="008A62C2">
        <w:rPr>
          <w:noProof/>
        </w:rPr>
        <w:t>Davies, CH, Coughlan, A, Hallegraeff, G, Ajani, P, Armbrecht, L, Atkins, N, Bonham, P, Brett, S, Brinkman, R, Burford, M, Clementson, L, Coad, P, Coman, F, Davies, D, Dela-Cruz, J, Devlin, M, Edgar, S, Eriksen, R, Furnas, M, Hassler, C, Hill, D, Holmes, M, Ingleton, T, Jameson, I, Leterme, SC, Lonborg, C, McLaughlin, J, McEnnulty, F, McKinnon, AD, Miller, M, Murray, S, Nayar, S, Patten, R, Pausina, SA, Pritchard, T, Proctor, R, Purcell-Meyerink, D, Raes, E, Rissik, D, Ruszczyk, J, Slotwinski, A, Swadling, KM, Tattersall, K, Thompson, P, Thomson, P, Tonks, M, Trull, TW, Uribe-Palomino, J, Waite, AM, Yauwenas, R, Zammit, A, Richardson, AJ (2017) A database of marine phytoplankton abundance, biomass and species composition in Australian waters (vol 3, 160043, 2016).</w:t>
      </w:r>
      <w:r w:rsidRPr="008A62C2">
        <w:rPr>
          <w:i/>
          <w:noProof/>
        </w:rPr>
        <w:t xml:space="preserve"> Scientific Data</w:t>
      </w:r>
      <w:r w:rsidRPr="008A62C2">
        <w:rPr>
          <w:noProof/>
        </w:rPr>
        <w:t xml:space="preserve"> </w:t>
      </w:r>
      <w:r w:rsidRPr="008A62C2">
        <w:rPr>
          <w:b/>
          <w:noProof/>
        </w:rPr>
        <w:t>4</w:t>
      </w:r>
      <w:r w:rsidRPr="008A62C2">
        <w:rPr>
          <w:noProof/>
        </w:rPr>
        <w:t>,</w:t>
      </w:r>
    </w:p>
    <w:p w14:paraId="349D4F3F" w14:textId="77777777" w:rsidR="008A62C2" w:rsidRPr="008A62C2" w:rsidRDefault="008A62C2" w:rsidP="008A62C2">
      <w:pPr>
        <w:pStyle w:val="EndNoteBibliography"/>
        <w:ind w:left="720" w:hanging="720"/>
        <w:rPr>
          <w:noProof/>
        </w:rPr>
      </w:pPr>
      <w:r w:rsidRPr="008A62C2">
        <w:rPr>
          <w:noProof/>
        </w:rPr>
        <w:t>Davies, DM, Jansen, P, Trull, TW (2020) Southern Ocean Time Series (SOTS) Quality Assessment    and Control Report,  Remote Access Sampler Sample Analysis: Macronutrient analysis.</w:t>
      </w:r>
    </w:p>
    <w:p w14:paraId="702AB4D2" w14:textId="77777777" w:rsidR="008A62C2" w:rsidRPr="008A62C2" w:rsidRDefault="008A62C2" w:rsidP="008A62C2">
      <w:pPr>
        <w:pStyle w:val="EndNoteBibliography"/>
        <w:ind w:left="720" w:hanging="720"/>
        <w:rPr>
          <w:noProof/>
        </w:rPr>
      </w:pPr>
      <w:r w:rsidRPr="008A62C2">
        <w:rPr>
          <w:noProof/>
        </w:rPr>
        <w:t>Eriksen, R, Trull, TW, Davies, D, Jansen, P, Davidson, AT, Westwood, K, van den Enden, R (2018) Seasonal succession of phytoplankton community structure from autonomous sampling at the Australian Southern Ocean Time Series site.</w:t>
      </w:r>
      <w:r w:rsidRPr="008A62C2">
        <w:rPr>
          <w:i/>
          <w:noProof/>
        </w:rPr>
        <w:t xml:space="preserve"> Marine Ecology Progress Series</w:t>
      </w:r>
      <w:r w:rsidRPr="008A62C2">
        <w:rPr>
          <w:noProof/>
        </w:rPr>
        <w:t xml:space="preserve"> </w:t>
      </w:r>
      <w:r w:rsidRPr="008A62C2">
        <w:rPr>
          <w:b/>
          <w:noProof/>
        </w:rPr>
        <w:t>589</w:t>
      </w:r>
      <w:r w:rsidRPr="008A62C2">
        <w:rPr>
          <w:noProof/>
        </w:rPr>
        <w:t>, 13-31.</w:t>
      </w:r>
    </w:p>
    <w:p w14:paraId="75CDDEC2" w14:textId="77777777" w:rsidR="008A62C2" w:rsidRPr="008A62C2" w:rsidRDefault="008A62C2" w:rsidP="008A62C2">
      <w:pPr>
        <w:pStyle w:val="EndNoteBibliography"/>
        <w:ind w:left="720" w:hanging="720"/>
        <w:rPr>
          <w:noProof/>
        </w:rPr>
      </w:pPr>
      <w:r w:rsidRPr="008A62C2">
        <w:rPr>
          <w:noProof/>
        </w:rPr>
        <w:t>Eriksen, RS (2014) IOC Taxonomic training in identification and enumeration of harmful algae: Report to Safefish on enumeration methods for marine phytoplankton. Institute for Marine and Antarctic Science.</w:t>
      </w:r>
    </w:p>
    <w:p w14:paraId="7DA00396" w14:textId="77777777" w:rsidR="008A62C2" w:rsidRPr="008A62C2" w:rsidRDefault="008A62C2" w:rsidP="008A62C2">
      <w:pPr>
        <w:pStyle w:val="EndNoteBibliography"/>
        <w:ind w:left="720" w:hanging="720"/>
        <w:rPr>
          <w:noProof/>
        </w:rPr>
      </w:pPr>
      <w:r w:rsidRPr="008A62C2">
        <w:rPr>
          <w:noProof/>
        </w:rPr>
        <w:t>Eriksen, RS, Davies, CH, Bonham, P, Coman, FE, Edgar, S, McEnnulty, F, McLeod, D, Miller, MJ, Rochester, W, Slotwinski, A, Tonks, ML, Uribe-Palomino, J, Richardson, AJ (2019) Australia’s long-term plankton observations: the Integrated Marine Observing System National Reference Station network.</w:t>
      </w:r>
      <w:r w:rsidRPr="008A62C2">
        <w:rPr>
          <w:i/>
          <w:noProof/>
        </w:rPr>
        <w:t xml:space="preserve"> Frontiers in Marine Science</w:t>
      </w:r>
      <w:r w:rsidRPr="008A62C2">
        <w:rPr>
          <w:noProof/>
        </w:rPr>
        <w:t xml:space="preserve"> </w:t>
      </w:r>
      <w:r w:rsidRPr="008A62C2">
        <w:rPr>
          <w:b/>
          <w:noProof/>
        </w:rPr>
        <w:t>6</w:t>
      </w:r>
      <w:r w:rsidRPr="008A62C2">
        <w:rPr>
          <w:noProof/>
        </w:rPr>
        <w:t>, 17.</w:t>
      </w:r>
    </w:p>
    <w:p w14:paraId="4A50015D" w14:textId="77777777" w:rsidR="008A62C2" w:rsidRPr="008A62C2" w:rsidRDefault="008A62C2" w:rsidP="008A62C2">
      <w:pPr>
        <w:pStyle w:val="EndNoteBibliography"/>
        <w:ind w:left="720" w:hanging="720"/>
        <w:rPr>
          <w:noProof/>
        </w:rPr>
      </w:pPr>
      <w:r w:rsidRPr="008A62C2">
        <w:rPr>
          <w:noProof/>
        </w:rPr>
        <w:t>Hallegraeff, G, Eriksen, R, Davies, C, Slotwinski, A, McEnnulty, F, Coman, F, Uribe-Palomino, J, Tonks, M, Richardson, A (2020) The marine planktonic dinoflagellate &lt;i&gt;Tripos&lt;/i&gt;: 60 years of species-level distributions in Australian waters.</w:t>
      </w:r>
      <w:r w:rsidRPr="008A62C2">
        <w:rPr>
          <w:i/>
          <w:noProof/>
        </w:rPr>
        <w:t xml:space="preserve"> Australian Systematic Botany</w:t>
      </w:r>
      <w:r w:rsidRPr="008A62C2">
        <w:rPr>
          <w:noProof/>
        </w:rPr>
        <w:t xml:space="preserve"> </w:t>
      </w:r>
      <w:r w:rsidRPr="008A62C2">
        <w:rPr>
          <w:b/>
          <w:noProof/>
        </w:rPr>
        <w:t>33</w:t>
      </w:r>
      <w:r w:rsidRPr="008A62C2">
        <w:rPr>
          <w:noProof/>
        </w:rPr>
        <w:t>, 392-411.</w:t>
      </w:r>
    </w:p>
    <w:p w14:paraId="4636B047" w14:textId="7237249C" w:rsidR="008A62C2" w:rsidRPr="008A62C2" w:rsidRDefault="008A62C2" w:rsidP="008A62C2">
      <w:pPr>
        <w:pStyle w:val="EndNoteBibliography"/>
        <w:ind w:left="720" w:hanging="720"/>
        <w:rPr>
          <w:noProof/>
        </w:rPr>
      </w:pPr>
      <w:r w:rsidRPr="008A62C2">
        <w:rPr>
          <w:noProof/>
        </w:rPr>
        <w:t xml:space="preserve">HELCOM (2017) Monitoring of phytoplankton species composition, abundance and biomass. Helsinki, Finland  Available at </w:t>
      </w:r>
      <w:hyperlink r:id="rId37" w:history="1">
        <w:r w:rsidRPr="008A62C2">
          <w:rPr>
            <w:rStyle w:val="Hyperlink"/>
            <w:rFonts w:cs="Calibri"/>
            <w:noProof/>
          </w:rPr>
          <w:t>https://helcom.fi/action-areas/monitoring-and-assessment/publications/</w:t>
        </w:r>
      </w:hyperlink>
      <w:r w:rsidRPr="008A62C2">
        <w:rPr>
          <w:noProof/>
        </w:rPr>
        <w:t>.</w:t>
      </w:r>
    </w:p>
    <w:p w14:paraId="40974BF6" w14:textId="77777777" w:rsidR="008A62C2" w:rsidRPr="008A62C2" w:rsidRDefault="008A62C2" w:rsidP="008A62C2">
      <w:pPr>
        <w:pStyle w:val="EndNoteBibliography"/>
        <w:ind w:left="720" w:hanging="720"/>
        <w:rPr>
          <w:noProof/>
        </w:rPr>
      </w:pPr>
      <w:r w:rsidRPr="008A62C2">
        <w:rPr>
          <w:noProof/>
        </w:rPr>
        <w:t>Hillebrand, H, Durselen, CD, Kirschtel, D, Pollingher, U, Zohary, T (1999) Biovolume calculation for pelagic and benthic microalgae.</w:t>
      </w:r>
      <w:r w:rsidRPr="008A62C2">
        <w:rPr>
          <w:i/>
          <w:noProof/>
        </w:rPr>
        <w:t xml:space="preserve"> Journal of Phycology</w:t>
      </w:r>
      <w:r w:rsidRPr="008A62C2">
        <w:rPr>
          <w:noProof/>
        </w:rPr>
        <w:t xml:space="preserve"> </w:t>
      </w:r>
      <w:r w:rsidRPr="008A62C2">
        <w:rPr>
          <w:b/>
          <w:noProof/>
        </w:rPr>
        <w:t>35</w:t>
      </w:r>
      <w:r w:rsidRPr="008A62C2">
        <w:rPr>
          <w:noProof/>
        </w:rPr>
        <w:t>, 403-424.</w:t>
      </w:r>
    </w:p>
    <w:p w14:paraId="1BFEA8F6" w14:textId="77777777" w:rsidR="008A62C2" w:rsidRPr="008A62C2" w:rsidRDefault="008A62C2" w:rsidP="008A62C2">
      <w:pPr>
        <w:pStyle w:val="EndNoteBibliography"/>
        <w:ind w:left="720" w:hanging="720"/>
        <w:rPr>
          <w:noProof/>
        </w:rPr>
      </w:pPr>
      <w:r w:rsidRPr="008A62C2">
        <w:rPr>
          <w:noProof/>
        </w:rPr>
        <w:t>Rigual-Hernández, AS, Trull, TW, Flores, JA, Nodder, SD, Eriksen, R, Davies, DM, Hallegraeff, GM, Sierro, FJ, Patil, SM, Cortina, A, Ballegeer, AM, Northcote, LC, Abrantes, F, Rufino, MM (2020) Full annual monitoring of Subantarctic Emiliania huxleyi populations reveals highly calcified morphotypes in high-CO2 winter conditions.</w:t>
      </w:r>
      <w:r w:rsidRPr="008A62C2">
        <w:rPr>
          <w:i/>
          <w:noProof/>
        </w:rPr>
        <w:t xml:space="preserve"> Scientific Reports</w:t>
      </w:r>
      <w:r w:rsidRPr="008A62C2">
        <w:rPr>
          <w:noProof/>
        </w:rPr>
        <w:t xml:space="preserve"> </w:t>
      </w:r>
      <w:r w:rsidRPr="008A62C2">
        <w:rPr>
          <w:b/>
          <w:noProof/>
        </w:rPr>
        <w:t>10</w:t>
      </w:r>
      <w:r w:rsidRPr="008A62C2">
        <w:rPr>
          <w:noProof/>
        </w:rPr>
        <w:t>, 2594.</w:t>
      </w:r>
    </w:p>
    <w:p w14:paraId="7DF2009C" w14:textId="77777777" w:rsidR="008A62C2" w:rsidRPr="008A62C2" w:rsidRDefault="008A62C2" w:rsidP="008A62C2">
      <w:pPr>
        <w:pStyle w:val="EndNoteBibliography"/>
        <w:ind w:left="720" w:hanging="720"/>
        <w:rPr>
          <w:noProof/>
        </w:rPr>
      </w:pPr>
      <w:r w:rsidRPr="008A62C2">
        <w:rPr>
          <w:noProof/>
        </w:rPr>
        <w:t>Vandepitte, L, Vanhoorne, B, Decock, W, Dekeyzer, S, Trias Verbeeck, A, Bovit, L, Hernandez, F, Mees, J (2015) How   Aphia—The Platform behind Several Online and Taxonomically Oriented Databases—Can Serve Both the Taxonomic Community and the Field of Biodiversity Informatics.</w:t>
      </w:r>
      <w:r w:rsidRPr="008A62C2">
        <w:rPr>
          <w:i/>
          <w:noProof/>
        </w:rPr>
        <w:t xml:space="preserve"> Journal of Marine Science and Engineering  </w:t>
      </w:r>
      <w:r w:rsidRPr="008A62C2">
        <w:rPr>
          <w:b/>
          <w:noProof/>
        </w:rPr>
        <w:t>3</w:t>
      </w:r>
      <w:r w:rsidRPr="008A62C2">
        <w:rPr>
          <w:noProof/>
        </w:rPr>
        <w:t>, 1448-1473.</w:t>
      </w:r>
    </w:p>
    <w:p w14:paraId="29BADA48" w14:textId="77777777" w:rsidR="008A62C2" w:rsidRPr="008A62C2" w:rsidRDefault="008A62C2" w:rsidP="008A62C2">
      <w:pPr>
        <w:pStyle w:val="EndNoteBibliography"/>
        <w:ind w:left="720" w:hanging="720"/>
        <w:rPr>
          <w:noProof/>
        </w:rPr>
      </w:pPr>
      <w:r w:rsidRPr="008A62C2">
        <w:rPr>
          <w:noProof/>
        </w:rPr>
        <w:t>Young, JR, Geisen, M, Cros, L, Kleijne, A, Probert, I, Ostergaard, JB (2003) A guide to extant coccolithophore taxonomy.</w:t>
      </w:r>
      <w:r w:rsidRPr="008A62C2">
        <w:rPr>
          <w:i/>
          <w:noProof/>
        </w:rPr>
        <w:t xml:space="preserve"> Journal of Nannoplankton Research, Special Issue</w:t>
      </w:r>
      <w:r w:rsidRPr="008A62C2">
        <w:rPr>
          <w:noProof/>
        </w:rPr>
        <w:t xml:space="preserve"> </w:t>
      </w:r>
      <w:r w:rsidRPr="008A62C2">
        <w:rPr>
          <w:b/>
          <w:noProof/>
        </w:rPr>
        <w:t>1</w:t>
      </w:r>
      <w:r w:rsidRPr="008A62C2">
        <w:rPr>
          <w:noProof/>
        </w:rPr>
        <w:t>, 1-132.</w:t>
      </w:r>
    </w:p>
    <w:p w14:paraId="4A84F04F" w14:textId="6B4DFB9E" w:rsidR="00CD395A" w:rsidRDefault="000E1F20" w:rsidP="00B3534F">
      <w:pPr>
        <w:jc w:val="both"/>
      </w:pPr>
      <w:r w:rsidRPr="00B3534F">
        <w:rPr>
          <w:rFonts w:asciiTheme="minorHAnsi" w:hAnsiTheme="minorHAnsi" w:cstheme="minorHAnsi"/>
          <w:szCs w:val="22"/>
        </w:rPr>
        <w:fldChar w:fldCharType="end"/>
      </w:r>
      <w:r>
        <w:br w:type="page"/>
      </w:r>
    </w:p>
    <w:p w14:paraId="6903D9A5" w14:textId="77777777" w:rsidR="00CD395A" w:rsidRDefault="00CD395A">
      <w:pPr>
        <w:pStyle w:val="BodyText"/>
        <w:ind w:left="720" w:hanging="718"/>
        <w:sectPr w:rsidR="00CD395A" w:rsidSect="006C507F">
          <w:pgSz w:w="11906" w:h="16838"/>
          <w:pgMar w:top="1134" w:right="1134" w:bottom="851" w:left="1134" w:header="510" w:footer="624" w:gutter="0"/>
          <w:cols w:space="284"/>
          <w:docGrid w:linePitch="360"/>
        </w:sectPr>
      </w:pPr>
    </w:p>
    <w:p w14:paraId="53C16BB4" w14:textId="77777777" w:rsidR="00CD395A" w:rsidRDefault="00CD395A"/>
    <w:p w14:paraId="3E4DAD49" w14:textId="77777777" w:rsidR="00CD395A" w:rsidRDefault="00CD395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CD395A" w14:paraId="5048BF6A" w14:textId="77777777">
        <w:trPr>
          <w:trHeight w:hRule="exact" w:val="992"/>
        </w:trPr>
        <w:tc>
          <w:tcPr>
            <w:tcW w:w="8755" w:type="dxa"/>
            <w:gridSpan w:val="3"/>
          </w:tcPr>
          <w:p w14:paraId="44FD9BA4" w14:textId="77777777" w:rsidR="00CD395A" w:rsidRDefault="000E1F20">
            <w:pPr>
              <w:pStyle w:val="BackCoverContactDetails"/>
            </w:pPr>
            <w:r>
              <w:rPr>
                <w:noProof/>
                <w:lang w:val="en-GB" w:eastAsia="en-GB"/>
              </w:rPr>
              <mc:AlternateContent>
                <mc:Choice Requires="wps">
                  <w:drawing>
                    <wp:anchor distT="0" distB="0" distL="114300" distR="114300" simplePos="0" relativeHeight="251658240" behindDoc="1" locked="0" layoutInCell="1" allowOverlap="1" wp14:anchorId="7C9FD74B" wp14:editId="1B136125">
                      <wp:simplePos x="0" y="0"/>
                      <wp:positionH relativeFrom="column">
                        <wp:posOffset>-759458</wp:posOffset>
                      </wp:positionH>
                      <wp:positionV relativeFrom="paragraph">
                        <wp:posOffset>-746123</wp:posOffset>
                      </wp:positionV>
                      <wp:extent cx="7598408" cy="7686675"/>
                      <wp:effectExtent l="0" t="2538" r="3808" b="0"/>
                      <wp:wrapNone/>
                      <wp:docPr id="34" name="Rectangle 135"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09" cy="7686675"/>
                              </a:xfrm>
                              <a:prstGeom prst="rect">
                                <a:avLst/>
                              </a:prstGeom>
                              <a:no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a="http://schemas.openxmlformats.org/drawingml/2006/main">
                  <w:pict>
                    <v:shape id="shape 33" o:spid="_x0000_s33" o:spt="1" style="position:absolute;mso-wrap-distance-left:9.0pt;mso-wrap-distance-top:0.0pt;mso-wrap-distance-right:9.0pt;mso-wrap-distance-bottom:0.0pt;z-index:-251658240;o:allowoverlap:true;o:allowincell:true;mso-position-horizontal-relative:text;margin-left:-59.8pt;mso-position-horizontal:absolute;mso-position-vertical-relative:text;margin-top:-58.7pt;mso-position-vertical:absolute;width:598.3pt;height:605.2pt;" coordsize="100000,100000" path="" filled="f">
                      <v:path textboxrect="0,0,0,0"/>
                    </v:shape>
                  </w:pict>
                </mc:Fallback>
              </mc:AlternateContent>
            </w:r>
          </w:p>
        </w:tc>
      </w:tr>
      <w:tr w:rsidR="00CD395A" w14:paraId="6FADC846" w14:textId="77777777">
        <w:tc>
          <w:tcPr>
            <w:tcW w:w="3337" w:type="dxa"/>
          </w:tcPr>
          <w:p w14:paraId="11E4215F" w14:textId="42EA0165" w:rsidR="00CD395A" w:rsidRDefault="000E1F20">
            <w:pPr>
              <w:pStyle w:val="BackCoverContactHeading"/>
            </w:pPr>
            <w:r>
              <w:t>CONTACT US</w:t>
            </w:r>
          </w:p>
          <w:p w14:paraId="77E10782" w14:textId="77777777" w:rsidR="00CD395A" w:rsidRDefault="000E1F20">
            <w:pPr>
              <w:pStyle w:val="BackCoverContactDetails"/>
            </w:pPr>
            <w:r>
              <w:rPr>
                <w:rStyle w:val="BackCoverContactBold"/>
                <w:szCs w:val="22"/>
              </w:rPr>
              <w:t>t</w:t>
            </w:r>
            <w:r>
              <w:t xml:space="preserve"> </w:t>
            </w:r>
            <w:r>
              <w:tab/>
              <w:t>1300 363 400</w:t>
            </w:r>
          </w:p>
          <w:p w14:paraId="0EEA09CE" w14:textId="77777777" w:rsidR="00CD395A" w:rsidRDefault="000E1F20">
            <w:pPr>
              <w:pStyle w:val="BackCoverContactDetails"/>
              <w:rPr>
                <w:szCs w:val="22"/>
              </w:rPr>
            </w:pPr>
            <w:r>
              <w:tab/>
              <w:t>+61 3 9545 2176</w:t>
            </w:r>
          </w:p>
          <w:p w14:paraId="4386D5D0" w14:textId="77777777" w:rsidR="00CD395A" w:rsidRDefault="000E1F20">
            <w:pPr>
              <w:pStyle w:val="BackCoverContactDetails"/>
            </w:pPr>
            <w:r>
              <w:rPr>
                <w:rStyle w:val="BackCoverContactBold"/>
                <w:szCs w:val="22"/>
              </w:rPr>
              <w:t>e</w:t>
            </w:r>
            <w:r>
              <w:t xml:space="preserve"> </w:t>
            </w:r>
            <w:r>
              <w:tab/>
              <w:t>csiroenquiries@csiro.au</w:t>
            </w:r>
          </w:p>
          <w:p w14:paraId="26C56C53" w14:textId="77777777" w:rsidR="00CD395A" w:rsidRDefault="000E1F20">
            <w:pPr>
              <w:pStyle w:val="BackCoverContactDetails"/>
            </w:pPr>
            <w:r>
              <w:rPr>
                <w:rStyle w:val="BackCoverContactBold"/>
                <w:szCs w:val="22"/>
              </w:rPr>
              <w:t>w</w:t>
            </w:r>
            <w:r>
              <w:t xml:space="preserve"> </w:t>
            </w:r>
            <w:r>
              <w:tab/>
              <w:t>www.csiro.au</w:t>
            </w:r>
          </w:p>
          <w:p w14:paraId="7ED964DF" w14:textId="77777777" w:rsidR="00CD395A" w:rsidRDefault="000E1F20">
            <w:pPr>
              <w:pStyle w:val="BackCoverContactHeading"/>
            </w:pPr>
            <w:r>
              <w:t xml:space="preserve">At CSIRO, we do the </w:t>
            </w:r>
            <w:r>
              <w:br/>
              <w:t xml:space="preserve">extraordinary every day </w:t>
            </w:r>
          </w:p>
          <w:p w14:paraId="74FFAC1B" w14:textId="77777777" w:rsidR="00CD395A" w:rsidRDefault="000E1F20">
            <w:pPr>
              <w:pStyle w:val="BackCoverContactDetails"/>
              <w:spacing w:after="60"/>
            </w:pPr>
            <w:r>
              <w:t xml:space="preserve">We innovate for tomorrow and help improve today – for our customers, all Australians and the world. </w:t>
            </w:r>
          </w:p>
          <w:p w14:paraId="0F7A73A2" w14:textId="4CECD160" w:rsidR="00CD395A" w:rsidRDefault="000E1F20">
            <w:pPr>
              <w:pStyle w:val="BackCoverContactDetails"/>
              <w:spacing w:after="60"/>
            </w:pPr>
            <w:r>
              <w:t xml:space="preserve">Our innovations contribute billions of dollars to the Australian economy </w:t>
            </w:r>
            <w:r>
              <w:br/>
              <w:t xml:space="preserve">every year. As the largest patent holder </w:t>
            </w:r>
            <w:r>
              <w:br/>
              <w:t xml:space="preserve">in the nation, our vast wealth of intellectual property has led to more </w:t>
            </w:r>
            <w:r>
              <w:br/>
              <w:t xml:space="preserve">than 150 </w:t>
            </w:r>
            <w:proofErr w:type="spellStart"/>
            <w:proofErr w:type="gramStart"/>
            <w:r>
              <w:t>spin</w:t>
            </w:r>
            <w:r w:rsidR="005B1063">
              <w:t>,</w:t>
            </w:r>
            <w:r>
              <w:t>off</w:t>
            </w:r>
            <w:proofErr w:type="spellEnd"/>
            <w:proofErr w:type="gramEnd"/>
            <w:r>
              <w:t xml:space="preserve"> companies. </w:t>
            </w:r>
          </w:p>
          <w:p w14:paraId="67B2D003" w14:textId="77777777" w:rsidR="00CD395A" w:rsidRDefault="000E1F20">
            <w:pPr>
              <w:pStyle w:val="BackCoverContactDetails"/>
              <w:spacing w:after="60"/>
            </w:pPr>
            <w:r>
              <w:t xml:space="preserve">With more than 5,000 experts and a burning desire to get things done, we are Australia’s catalyst for innovation. </w:t>
            </w:r>
          </w:p>
          <w:p w14:paraId="51E2EBD7" w14:textId="77777777" w:rsidR="00CD395A" w:rsidRDefault="000E1F20">
            <w:pPr>
              <w:pStyle w:val="BackCoverContactDetails"/>
            </w:pPr>
            <w:r>
              <w:t xml:space="preserve">CSIRO. WE IMAGINE. WE COLLABORATE. </w:t>
            </w:r>
            <w:r>
              <w:br/>
              <w:t>WE INNOVATE.</w:t>
            </w:r>
          </w:p>
        </w:tc>
        <w:tc>
          <w:tcPr>
            <w:tcW w:w="457" w:type="dxa"/>
          </w:tcPr>
          <w:p w14:paraId="097E6E67" w14:textId="77777777" w:rsidR="00CD395A" w:rsidRDefault="00CD395A">
            <w:pPr>
              <w:pStyle w:val="BackCoverContactHeading"/>
            </w:pPr>
          </w:p>
        </w:tc>
        <w:tc>
          <w:tcPr>
            <w:tcW w:w="4961" w:type="dxa"/>
          </w:tcPr>
          <w:p w14:paraId="525E09FB" w14:textId="77777777" w:rsidR="00CD395A" w:rsidRDefault="000E1F20">
            <w:pPr>
              <w:pStyle w:val="BackCoverContactHeading"/>
            </w:pPr>
            <w:r>
              <w:t>For further information</w:t>
            </w:r>
          </w:p>
          <w:p w14:paraId="7CB1D499" w14:textId="77777777" w:rsidR="00CD395A" w:rsidRDefault="000E1F20">
            <w:pPr>
              <w:pStyle w:val="BackCoverContactDetails"/>
              <w:rPr>
                <w:rStyle w:val="BackCoverContactBold"/>
              </w:rPr>
            </w:pPr>
            <w:r>
              <w:rPr>
                <w:rStyle w:val="BackCoverContactBold"/>
              </w:rPr>
              <w:t>Oceans and Atmosphere</w:t>
            </w:r>
          </w:p>
          <w:p w14:paraId="4D35D96F" w14:textId="77777777" w:rsidR="00CD395A" w:rsidRDefault="000E1F20">
            <w:pPr>
              <w:pStyle w:val="BackCoverContactDetails"/>
            </w:pPr>
            <w:r>
              <w:t>Elizabeth Shadwick</w:t>
            </w:r>
            <w:r>
              <w:br/>
            </w:r>
            <w:r>
              <w:rPr>
                <w:rStyle w:val="BackCoverContactBold"/>
                <w:szCs w:val="22"/>
              </w:rPr>
              <w:t>t</w:t>
            </w:r>
            <w:r>
              <w:t xml:space="preserve"> </w:t>
            </w:r>
            <w:r>
              <w:tab/>
            </w:r>
            <w:r>
              <w:rPr>
                <w:rStyle w:val="BackCoverContactBold"/>
                <w:b w:val="0"/>
              </w:rPr>
              <w:t>+61 03 6232 5571</w:t>
            </w:r>
          </w:p>
          <w:p w14:paraId="25E347E0" w14:textId="77777777" w:rsidR="00CD395A" w:rsidRDefault="000E1F20">
            <w:pPr>
              <w:pStyle w:val="BackCoverContactDetails"/>
            </w:pPr>
            <w:r>
              <w:rPr>
                <w:rStyle w:val="BackCoverContactBold"/>
                <w:szCs w:val="22"/>
              </w:rPr>
              <w:t>e</w:t>
            </w:r>
            <w:r>
              <w:t xml:space="preserve"> </w:t>
            </w:r>
            <w:r>
              <w:tab/>
            </w:r>
            <w:r>
              <w:rPr>
                <w:rStyle w:val="BackCoverContactBold"/>
                <w:b w:val="0"/>
              </w:rPr>
              <w:t>Elizabeth.Shadwick@csiro.au</w:t>
            </w:r>
          </w:p>
          <w:p w14:paraId="1B4919F8" w14:textId="77777777" w:rsidR="00CD395A" w:rsidRDefault="00CD395A">
            <w:pPr>
              <w:pStyle w:val="BackCoverContactDetails"/>
              <w:rPr>
                <w:rStyle w:val="BackCoverContactBold"/>
                <w:szCs w:val="22"/>
              </w:rPr>
            </w:pPr>
          </w:p>
          <w:p w14:paraId="5E75FE68" w14:textId="77777777" w:rsidR="00CD395A" w:rsidRDefault="00CD395A">
            <w:pPr>
              <w:pStyle w:val="BackCoverContactDetails"/>
            </w:pPr>
          </w:p>
        </w:tc>
      </w:tr>
    </w:tbl>
    <w:p w14:paraId="78E9263A" w14:textId="77777777" w:rsidR="00CD395A" w:rsidRDefault="000E1F20">
      <w:pPr>
        <w:pStyle w:val="BodyText"/>
        <w:sectPr w:rsidR="00CD395A">
          <w:type w:val="evenPage"/>
          <w:pgSz w:w="11906" w:h="16838"/>
          <w:pgMar w:top="1134" w:right="1134" w:bottom="1134" w:left="1134" w:header="510" w:footer="624" w:gutter="0"/>
          <w:cols w:space="850"/>
          <w:docGrid w:linePitch="360"/>
        </w:sectPr>
      </w:pPr>
      <w:r>
        <w:rPr>
          <w:noProof/>
          <w:lang w:val="en-GB" w:eastAsia="en-GB"/>
        </w:rPr>
        <mc:AlternateContent>
          <mc:Choice Requires="wpg">
            <w:drawing>
              <wp:anchor distT="0" distB="0" distL="114300" distR="114300" simplePos="0" relativeHeight="251738112" behindDoc="1" locked="0" layoutInCell="1" allowOverlap="1" wp14:anchorId="51827686" wp14:editId="1509C15B">
                <wp:simplePos x="0" y="0"/>
                <wp:positionH relativeFrom="column">
                  <wp:posOffset>-1516378</wp:posOffset>
                </wp:positionH>
                <wp:positionV relativeFrom="page">
                  <wp:posOffset>-21588</wp:posOffset>
                </wp:positionV>
                <wp:extent cx="14792958" cy="10739754"/>
                <wp:effectExtent l="3808" t="0" r="5078" b="0"/>
                <wp:wrapNone/>
                <wp:docPr id="35" name="Group 331" descr="background"/>
                <wp:cNvGraphicFramePr/>
                <a:graphic xmlns:a="http://schemas.openxmlformats.org/drawingml/2006/main">
                  <a:graphicData uri="http://schemas.microsoft.com/office/word/2010/wordprocessingGroup">
                    <wpg:wgp>
                      <wpg:cNvGrpSpPr/>
                      <wpg:grpSpPr bwMode="auto">
                        <a:xfrm>
                          <a:off x="0" y="0"/>
                          <a:ext cx="14792960" cy="10739755"/>
                          <a:chOff x="-1254" y="-40"/>
                          <a:chExt cx="23296" cy="16913"/>
                        </a:xfrm>
                      </wpg:grpSpPr>
                      <wpg:grpSp>
                        <wpg:cNvPr id="36" name="Group 36"/>
                        <wpg:cNvGrpSpPr/>
                        <wpg:grpSpPr bwMode="auto">
                          <a:xfrm>
                            <a:off x="-38" y="-40"/>
                            <a:ext cx="12095" cy="16913"/>
                            <a:chOff x="-38" y="-41"/>
                            <a:chExt cx="12095" cy="16913"/>
                          </a:xfrm>
                        </wpg:grpSpPr>
                        <wps:wsp>
                          <wps:cNvPr id="37" name="Rectangle 37"/>
                          <wps:cNvSpPr>
                            <a:spLocks noChangeArrowheads="1"/>
                          </wps:cNvSpPr>
                          <wps:spPr bwMode="auto">
                            <a:xfrm>
                              <a:off x="-38" y="-41"/>
                              <a:ext cx="11966" cy="12105"/>
                            </a:xfrm>
                            <a:prstGeom prst="rect">
                              <a:avLst/>
                            </a:prstGeom>
                            <a:solidFill>
                              <a:schemeClr val="bg1">
                                <a:lumMod val="100000"/>
                                <a:lumOff val="0"/>
                              </a:schemeClr>
                            </a:solidFill>
                            <a:ln>
                              <a:noFill/>
                            </a:ln>
                          </wps:spPr>
                          <wps:bodyPr rot="0">
                            <a:prstTxWarp prst="textNoShape">
                              <a:avLst/>
                            </a:prstTxWarp>
                            <a:noAutofit/>
                          </wps:bodyPr>
                        </wps:wsp>
                        <wps:wsp>
                          <wps:cNvPr id="38" name="Rectangle 38"/>
                          <wps:cNvSpPr>
                            <a:spLocks noChangeArrowheads="1"/>
                          </wps:cNvSpPr>
                          <wps:spPr bwMode="auto">
                            <a:xfrm>
                              <a:off x="-38" y="11692"/>
                              <a:ext cx="12095" cy="5180"/>
                            </a:xfrm>
                            <a:prstGeom prst="rect">
                              <a:avLst/>
                            </a:prstGeom>
                            <a:solidFill>
                              <a:schemeClr val="bg2">
                                <a:lumMod val="100000"/>
                                <a:lumOff val="0"/>
                              </a:schemeClr>
                            </a:solidFill>
                            <a:ln>
                              <a:noFill/>
                            </a:ln>
                          </wps:spPr>
                          <wps:bodyPr rot="0">
                            <a:prstTxWarp prst="textNoShape">
                              <a:avLst/>
                            </a:prstTxWarp>
                            <a:noAutofit/>
                          </wps:bodyPr>
                        </wps:wsp>
                      </wpg:grpSp>
                      <wpg:grpSp>
                        <wpg:cNvPr id="39" name="Group 39"/>
                        <wpg:cNvGrpSpPr/>
                        <wpg:grpSpPr bwMode="auto">
                          <a:xfrm>
                            <a:off x="-62" y="913"/>
                            <a:ext cx="12119" cy="830"/>
                            <a:chOff x="0" y="0"/>
                            <a:chExt cx="89528" cy="6261"/>
                          </a:xfrm>
                        </wpg:grpSpPr>
                        <wps:wsp>
                          <wps:cNvPr id="40" name="Rectangle 40"/>
                          <wps:cNvSpPr>
                            <a:spLocks noChangeAspect="1" noChangeArrowheads="1"/>
                          </wps:cNvSpPr>
                          <wps:spPr bwMode="auto">
                            <a:xfrm>
                              <a:off x="0" y="0"/>
                              <a:ext cx="89528" cy="6261"/>
                            </a:xfrm>
                            <a:prstGeom prst="rect">
                              <a:avLst/>
                            </a:prstGeom>
                            <a:noFill/>
                            <a:ln>
                              <a:noFill/>
                            </a:ln>
                          </wps:spPr>
                          <wps:bodyPr rot="0">
                            <a:prstTxWarp prst="textNoShape">
                              <a:avLst/>
                            </a:prstTxWarp>
                            <a:noAutofit/>
                          </wps:bodyPr>
                        </wps:wsp>
                        <wps:wsp>
                          <wps:cNvPr id="41" name="Rectangle 41"/>
                          <wps:cNvSpPr>
                            <a:spLocks noChangeArrowheads="1"/>
                          </wps:cNvSpPr>
                          <wps:spPr bwMode="auto">
                            <a:xfrm>
                              <a:off x="146" y="190"/>
                              <a:ext cx="89223" cy="5950"/>
                            </a:xfrm>
                            <a:prstGeom prst="rect">
                              <a:avLst/>
                            </a:prstGeom>
                            <a:solidFill>
                              <a:srgbClr val="C8C7C7"/>
                            </a:solidFill>
                            <a:ln>
                              <a:noFill/>
                            </a:ln>
                          </wps:spPr>
                          <wps:bodyPr rot="0">
                            <a:prstTxWarp prst="textNoShape">
                              <a:avLst/>
                            </a:prstTxWarp>
                            <a:noAutofit/>
                          </wps:bodyPr>
                        </wps:wsp>
                        <wpg:grpSp>
                          <wpg:cNvPr id="42" name="Group 42"/>
                          <wpg:cNvGrpSpPr/>
                          <wpg:grpSpPr bwMode="auto">
                            <a:xfrm>
                              <a:off x="114" y="190"/>
                              <a:ext cx="89255" cy="5950"/>
                              <a:chOff x="114" y="190"/>
                              <a:chExt cx="89255" cy="5950"/>
                            </a:xfrm>
                          </wpg:grpSpPr>
                          <wps:wsp>
                            <wps:cNvPr id="43" name="Rectangle 43"/>
                            <wps:cNvSpPr>
                              <a:spLocks noChangeArrowheads="1"/>
                            </wps:cNvSpPr>
                            <wps:spPr bwMode="auto">
                              <a:xfrm>
                                <a:off x="146" y="190"/>
                                <a:ext cx="89223" cy="5950"/>
                              </a:xfrm>
                              <a:prstGeom prst="rect">
                                <a:avLst/>
                              </a:prstGeom>
                              <a:solidFill>
                                <a:srgbClr val="BFBFBF"/>
                              </a:solidFill>
                              <a:ln>
                                <a:noFill/>
                              </a:ln>
                            </wps:spPr>
                            <wps:bodyPr rot="0">
                              <a:prstTxWarp prst="textNoShape">
                                <a:avLst/>
                              </a:prstTxWarp>
                              <a:noAutofit/>
                            </wps:bodyPr>
                          </wps:wsp>
                          <wps:wsp>
                            <wps:cNvPr id="44" name="Rectangle 44"/>
                            <wps:cNvSpPr>
                              <a:spLocks noChangeArrowheads="1"/>
                            </wps:cNvSpPr>
                            <wps:spPr bwMode="auto">
                              <a:xfrm>
                                <a:off x="114" y="984"/>
                                <a:ext cx="89255" cy="5156"/>
                              </a:xfrm>
                              <a:prstGeom prst="rect">
                                <a:avLst/>
                              </a:prstGeom>
                              <a:solidFill>
                                <a:schemeClr val="accent2">
                                  <a:lumMod val="100000"/>
                                  <a:lumOff val="0"/>
                                </a:schemeClr>
                              </a:solidFill>
                              <a:ln>
                                <a:noFill/>
                              </a:ln>
                            </wps:spPr>
                            <wps:bodyPr rot="0">
                              <a:prstTxWarp prst="textNoShape">
                                <a:avLst/>
                              </a:prstTxWarp>
                              <a:noAutofit/>
                            </wps:bodyPr>
                          </wps:wsp>
                        </wpg:grpSp>
                      </wpg:grpSp>
                      <wpg:grpSp>
                        <wpg:cNvPr id="45" name="Group 45"/>
                        <wpg:cNvGrpSpPr/>
                        <wpg:grpSpPr bwMode="auto">
                          <a:xfrm>
                            <a:off x="-1254" y="10023"/>
                            <a:ext cx="23296" cy="6253"/>
                            <a:chOff x="31" y="0"/>
                            <a:chExt cx="147930" cy="39706"/>
                          </a:xfrm>
                        </wpg:grpSpPr>
                        <wps:wsp>
                          <wps:cNvPr id="46" name="Rectangle 46"/>
                          <wps:cNvSpPr>
                            <a:spLocks noChangeArrowheads="1"/>
                          </wps:cNvSpPr>
                          <wps:spPr bwMode="auto">
                            <a:xfrm>
                              <a:off x="6432" y="10363"/>
                              <a:ext cx="76968" cy="29343"/>
                            </a:xfrm>
                            <a:prstGeom prst="rect">
                              <a:avLst/>
                            </a:prstGeom>
                            <a:solidFill>
                              <a:srgbClr val="FFFFFF"/>
                            </a:solidFill>
                            <a:ln>
                              <a:noFill/>
                            </a:ln>
                          </wps:spPr>
                          <wps:bodyPr rot="0">
                            <a:prstTxWarp prst="textNoShape">
                              <a:avLst/>
                            </a:prstTxWarp>
                            <a:noAutofit/>
                          </wps:bodyPr>
                        </wps:wsp>
                        <wps:wsp>
                          <wps:cNvPr id="47" name="Freeform 47"/>
                          <wps:cNvSpPr/>
                          <wps:spPr bwMode="auto">
                            <a:xfrm>
                              <a:off x="31" y="0"/>
                              <a:ext cx="123843" cy="12071"/>
                            </a:xfrm>
                            <a:custGeom>
                              <a:avLst/>
                              <a:gdLst>
                                <a:gd name="T0" fmla="*/ 2147483647 w 3831"/>
                                <a:gd name="T1" fmla="*/ 1079275695 h 374"/>
                                <a:gd name="T2" fmla="*/ 2147483647 w 3831"/>
                                <a:gd name="T3" fmla="*/ 0 h 374"/>
                                <a:gd name="T4" fmla="*/ 0 w 3831"/>
                                <a:gd name="T5" fmla="*/ 0 h 374"/>
                                <a:gd name="T6" fmla="*/ 0 w 3831"/>
                                <a:gd name="T7" fmla="*/ 1257474349 h 374"/>
                                <a:gd name="T8" fmla="*/ 2147483647 w 3831"/>
                                <a:gd name="T9" fmla="*/ 1257474349 h 374"/>
                                <a:gd name="T10" fmla="*/ 2147483647 w 3831"/>
                                <a:gd name="T11" fmla="*/ 1079275695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831" h="374" extrusionOk="0">
                                  <a:moveTo>
                                    <a:pt x="3831" y="321"/>
                                  </a:moveTo>
                                  <a:cubicBezTo>
                                    <a:pt x="3531" y="150"/>
                                    <a:pt x="3119" y="0"/>
                                    <a:pt x="2922" y="0"/>
                                  </a:cubicBezTo>
                                  <a:cubicBezTo>
                                    <a:pt x="0" y="0"/>
                                    <a:pt x="0" y="0"/>
                                    <a:pt x="0" y="0"/>
                                  </a:cubicBezTo>
                                  <a:cubicBezTo>
                                    <a:pt x="0" y="374"/>
                                    <a:pt x="0" y="374"/>
                                    <a:pt x="0" y="374"/>
                                  </a:cubicBezTo>
                                  <a:cubicBezTo>
                                    <a:pt x="3389" y="374"/>
                                    <a:pt x="3389" y="374"/>
                                    <a:pt x="3389" y="374"/>
                                  </a:cubicBezTo>
                                  <a:cubicBezTo>
                                    <a:pt x="3559" y="374"/>
                                    <a:pt x="3724" y="362"/>
                                    <a:pt x="3831" y="321"/>
                                  </a:cubicBezTo>
                                </a:path>
                              </a:pathLst>
                            </a:custGeom>
                            <a:solidFill>
                              <a:schemeClr val="accent2">
                                <a:lumMod val="100000"/>
                                <a:lumOff val="0"/>
                              </a:schemeClr>
                            </a:solidFill>
                            <a:ln>
                              <a:noFill/>
                            </a:ln>
                          </wps:spPr>
                          <wps:bodyPr rot="0">
                            <a:prstTxWarp prst="textNoShape">
                              <a:avLst/>
                            </a:prstTxWarp>
                            <a:noAutofit/>
                          </wps:bodyPr>
                        </wps:wsp>
                        <wps:wsp>
                          <wps:cNvPr id="48" name="Freeform 48"/>
                          <wps:cNvSpPr/>
                          <wps:spPr bwMode="auto">
                            <a:xfrm>
                              <a:off x="31" y="14014"/>
                              <a:ext cx="98273" cy="6198"/>
                            </a:xfrm>
                            <a:custGeom>
                              <a:avLst/>
                              <a:gdLst>
                                <a:gd name="T0" fmla="*/ 2147483647 w 3040"/>
                                <a:gd name="T1" fmla="*/ 555017568 h 192"/>
                                <a:gd name="T2" fmla="*/ 2147483647 w 3040"/>
                                <a:gd name="T3" fmla="*/ 0 h 192"/>
                                <a:gd name="T4" fmla="*/ 0 w 3040"/>
                                <a:gd name="T5" fmla="*/ 0 h 192"/>
                                <a:gd name="T6" fmla="*/ 0 w 3040"/>
                                <a:gd name="T7" fmla="*/ 645838960 h 192"/>
                                <a:gd name="T8" fmla="*/ 2147483647 w 3040"/>
                                <a:gd name="T9" fmla="*/ 645838960 h 192"/>
                                <a:gd name="T10" fmla="*/ 2147483647 w 3040"/>
                                <a:gd name="T11" fmla="*/ 555017568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040" h="192" extrusionOk="0">
                                  <a:moveTo>
                                    <a:pt x="3040" y="165"/>
                                  </a:moveTo>
                                  <a:cubicBezTo>
                                    <a:pt x="2886" y="77"/>
                                    <a:pt x="2675" y="0"/>
                                    <a:pt x="2402" y="0"/>
                                  </a:cubicBezTo>
                                  <a:cubicBezTo>
                                    <a:pt x="0" y="0"/>
                                    <a:pt x="0" y="0"/>
                                    <a:pt x="0" y="0"/>
                                  </a:cubicBezTo>
                                  <a:cubicBezTo>
                                    <a:pt x="0" y="192"/>
                                    <a:pt x="0" y="192"/>
                                    <a:pt x="0" y="192"/>
                                  </a:cubicBezTo>
                                  <a:cubicBezTo>
                                    <a:pt x="2641" y="192"/>
                                    <a:pt x="2641" y="192"/>
                                    <a:pt x="2641" y="192"/>
                                  </a:cubicBezTo>
                                  <a:cubicBezTo>
                                    <a:pt x="2901" y="192"/>
                                    <a:pt x="2985" y="186"/>
                                    <a:pt x="3040" y="165"/>
                                  </a:cubicBezTo>
                                </a:path>
                              </a:pathLst>
                            </a:custGeom>
                            <a:solidFill>
                              <a:schemeClr val="accent1">
                                <a:lumMod val="100000"/>
                                <a:lumOff val="0"/>
                              </a:schemeClr>
                            </a:solidFill>
                            <a:ln>
                              <a:noFill/>
                            </a:ln>
                          </wps:spPr>
                          <wps:bodyPr rot="0">
                            <a:prstTxWarp prst="textNoShape">
                              <a:avLst/>
                            </a:prstTxWarp>
                            <a:noAutofit/>
                          </wps:bodyPr>
                        </wps:wsp>
                        <wps:wsp>
                          <wps:cNvPr id="49" name="Freeform 49"/>
                          <wps:cNvSpPr/>
                          <wps:spPr bwMode="auto">
                            <a:xfrm>
                              <a:off x="31" y="22694"/>
                              <a:ext cx="147930" cy="1423"/>
                            </a:xfrm>
                            <a:custGeom>
                              <a:avLst/>
                              <a:gdLst>
                                <a:gd name="T0" fmla="*/ 2147483647 w 4576"/>
                                <a:gd name="T1" fmla="*/ 128486777 h 44"/>
                                <a:gd name="T2" fmla="*/ 2147483647 w 4576"/>
                                <a:gd name="T3" fmla="*/ 0 h 44"/>
                                <a:gd name="T4" fmla="*/ 0 w 4576"/>
                                <a:gd name="T5" fmla="*/ 0 h 44"/>
                                <a:gd name="T6" fmla="*/ 0 w 4576"/>
                                <a:gd name="T7" fmla="*/ 148773712 h 44"/>
                                <a:gd name="T8" fmla="*/ 2147483647 w 4576"/>
                                <a:gd name="T9" fmla="*/ 148773712 h 44"/>
                                <a:gd name="T10" fmla="*/ 2147483647 w 4576"/>
                                <a:gd name="T11" fmla="*/ 12848677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576" h="44" extrusionOk="0">
                                  <a:moveTo>
                                    <a:pt x="4576" y="38"/>
                                  </a:moveTo>
                                  <a:cubicBezTo>
                                    <a:pt x="4542" y="21"/>
                                    <a:pt x="4493" y="0"/>
                                    <a:pt x="4431" y="0"/>
                                  </a:cubicBezTo>
                                  <a:cubicBezTo>
                                    <a:pt x="0" y="0"/>
                                    <a:pt x="0" y="0"/>
                                    <a:pt x="0" y="0"/>
                                  </a:cubicBezTo>
                                  <a:cubicBezTo>
                                    <a:pt x="0" y="44"/>
                                    <a:pt x="0" y="44"/>
                                    <a:pt x="0" y="44"/>
                                  </a:cubicBezTo>
                                  <a:cubicBezTo>
                                    <a:pt x="4485" y="44"/>
                                    <a:pt x="4485" y="44"/>
                                    <a:pt x="4485" y="44"/>
                                  </a:cubicBezTo>
                                  <a:cubicBezTo>
                                    <a:pt x="4485" y="44"/>
                                    <a:pt x="4566" y="40"/>
                                    <a:pt x="4576" y="38"/>
                                  </a:cubicBezTo>
                                </a:path>
                              </a:pathLst>
                            </a:custGeom>
                            <a:solidFill>
                              <a:schemeClr val="accent2">
                                <a:lumMod val="100000"/>
                                <a:lumOff val="0"/>
                              </a:schemeClr>
                            </a:solidFill>
                            <a:ln>
                              <a:noFill/>
                            </a:ln>
                          </wps:spPr>
                          <wps:bodyPr rot="0">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a="http://schemas.openxmlformats.org/drawingml/2006/main">
            <w:pict>
              <v:group id="group 34" o:spid="_x0000_s0000" style="position:absolute;mso-wrap-distance-left:9.0pt;mso-wrap-distance-top:0.0pt;mso-wrap-distance-right:9.0pt;mso-wrap-distance-bottom:0.0pt;z-index:-251738112;o:allowoverlap:true;o:allowincell:true;mso-position-horizontal-relative:text;margin-left:-119.4pt;mso-position-horizontal:absolute;mso-position-vertical-relative:page;margin-top:-1.7pt;mso-position-vertical:absolute;width:1164.8pt;height:845.6pt;" coordorigin="-12,0" coordsize="232,169">
                <v:group id="group 35" o:spid="_x0000_s0000" style="position:absolute;left:0;top:0;width:120;height:169;" coordorigin="0,0" coordsize="120,169">
                  <v:shape id="shape 36" o:spid="_x0000_s36" o:spt="1" style="position:absolute;left:0;top:0;width:119;height:121;" coordsize="100000,100000" path="" fillcolor="#000000">
                    <v:path textboxrect="0,0,0,0"/>
                    <v:fill opacity="100f"/>
                  </v:shape>
                  <v:shape id="shape 37" o:spid="_x0000_s37" o:spt="1" style="position:absolute;left:0;top:116;width:120;height:51;" coordsize="100000,100000" path="" fillcolor="#000000">
                    <v:path textboxrect="0,0,0,0"/>
                    <v:fill opacity="100f"/>
                  </v:shape>
                </v:group>
                <v:group id="group 38" o:spid="_x0000_s0000" style="position:absolute;left:0;top:9;width:121;height:8;" coordorigin="0,0" coordsize="895,62">
                  <v:shape id="shape 39" o:spid="_x0000_s39" o:spt="1" style="position:absolute;left:0;top:0;width:895;height:62;" coordsize="100000,100000" path="" filled="f">
                    <v:path textboxrect="0,0,0,0"/>
                  </v:shape>
                  <v:shape id="shape 40" o:spid="_x0000_s40" o:spt="1" style="position:absolute;left:1;top:1;width:892;height:59;" coordsize="100000,100000" path="" fillcolor="#C8C7C7">
                    <v:path textboxrect="0,0,0,0"/>
                  </v:shape>
                  <v:group id="group 41" o:spid="_x0000_s0000" style="position:absolute;left:1;top:1;width:892;height:59;" coordorigin="1,1" coordsize="892,59">
                    <v:shape id="shape 42" o:spid="_x0000_s42" o:spt="1" style="position:absolute;left:1;top:1;width:892;height:59;" coordsize="100000,100000" path="" fillcolor="#BFBFBF">
                      <v:path textboxrect="0,0,0,0"/>
                    </v:shape>
                    <v:shape id="shape 43" o:spid="_x0000_s43" o:spt="1" style="position:absolute;left:1;top:9;width:892;height:51;" coordsize="100000,100000" path="" fillcolor="#000000">
                      <v:path textboxrect="0,0,0,0"/>
                      <v:fill opacity="100f"/>
                    </v:shape>
                  </v:group>
                </v:group>
                <v:group id="group 44" o:spid="_x0000_s0000" style="position:absolute;left:-12;top:100;width:232;height:62;" coordorigin="0,0" coordsize="1479,397">
                  <v:shape id="shape 45" o:spid="_x0000_s45" o:spt="1" style="position:absolute;left:64;top:103;width:769;height:293;" coordsize="100000,100000" path="" fillcolor="#FFFFFF">
                    <v:path textboxrect="0,0,0,0"/>
                  </v:shape>
                  <v:shape id="shape 46" o:spid="_x0000_s46" style="position:absolute;left:0;top:0;width:1238;height:120;" coordsize="100000,100000" path="m100000,85829l100000,85829c92169,40088,81414,0,76271,0l76271,0c0,0,0,0,0,0l0,0c0,99983,0,99983,0,99983l0,99983c88461,99983,88461,99983,88461,99983l88461,99983c92898,99983,97206,96777,100000,85829e" fillcolor="#000000">
                    <v:path textboxrect="0,0,100000,99983"/>
                    <v:fill opacity="100f"/>
                  </v:shape>
                  <v:shape id="shape 47" o:spid="_x0000_s47" style="position:absolute;left:0;top:140;width:982;height:61;" coordsize="100000,100000" path="m100000,85921l100000,85921c94933,40079,87993,0,79012,0l79012,0c0,0,0,0,0,0l0,0c0,99978,0,99978,0,99978l0,99978c86875,99978,86875,99978,86875,99978l86875,99978c95426,99978,98190,96859,100000,85921e" fillcolor="#000000">
                    <v:path textboxrect="0,0,100000,99978"/>
                    <v:fill opacity="100f"/>
                  </v:shape>
                  <v:shape id="shape 48" o:spid="_x0000_s48" style="position:absolute;left:0;top:226;width:1479;height:14;" coordsize="100000,100000" path="m100000,86149l100000,86149c99257,47647,98185,0,96831,0l96831,0c0,0,0,0,0,0l0,0c0,99866,0,99866,0,99866l0,99866c98009,99866,98009,99866,98009,99866l98009,99866c98009,99866,99780,90721,100000,86149e" fillcolor="#000000">
                    <v:path textboxrect="0,0,100000,99865"/>
                    <v:fill opacity="100f"/>
                  </v:shape>
                </v:group>
              </v:group>
            </w:pict>
          </mc:Fallback>
        </mc:AlternateContent>
      </w:r>
    </w:p>
    <w:p w14:paraId="236C8891" w14:textId="77777777" w:rsidR="00CD395A" w:rsidRDefault="00CD395A">
      <w:pPr>
        <w:pStyle w:val="BodyText"/>
        <w:rPr>
          <w:sz w:val="18"/>
        </w:rPr>
      </w:pPr>
    </w:p>
    <w:p w14:paraId="15BFE225" w14:textId="126DB40A" w:rsidR="00CD395A" w:rsidRDefault="00CD395A">
      <w:pPr>
        <w:pStyle w:val="BodyText"/>
        <w:rPr>
          <w:sz w:val="18"/>
        </w:rPr>
      </w:pPr>
    </w:p>
    <w:sectPr w:rsidR="00CD395A">
      <w:type w:val="continuous"/>
      <w:pgSz w:w="11906" w:h="16838"/>
      <w:pgMar w:top="1134" w:right="1134" w:bottom="1134" w:left="1134" w:header="510" w:footer="624"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2" w:author="Trull, Tom (O&amp;A, Hobart)" w:date="2020-07-04T08:31:00Z" w:initials="TT(H">
    <w:p w14:paraId="7E646F0E" w14:textId="5CCD45B3" w:rsidR="00BB730D" w:rsidRDefault="00BB730D">
      <w:pPr>
        <w:pStyle w:val="CommentText"/>
      </w:pPr>
      <w:r>
        <w:rPr>
          <w:rStyle w:val="CommentReference"/>
        </w:rPr>
        <w:annotationRef/>
      </w:r>
      <w:r>
        <w:t xml:space="preserve">I rewrote these as recommendations, to accord with the section title.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646F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646F0E" w16cid:durableId="22AABC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A8D3C" w14:textId="77777777" w:rsidR="00A659FD" w:rsidRDefault="00A659FD">
      <w:r>
        <w:separator/>
      </w:r>
    </w:p>
  </w:endnote>
  <w:endnote w:type="continuationSeparator" w:id="0">
    <w:p w14:paraId="389EBF1C" w14:textId="77777777" w:rsidR="00A659FD" w:rsidRDefault="00A65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Feijoa Medium">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0456" w14:textId="77777777" w:rsidR="009E347A" w:rsidRDefault="009E347A">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5579E" w14:textId="4B75A654" w:rsidR="009E347A" w:rsidRPr="002E2087" w:rsidRDefault="009E347A" w:rsidP="00E06005">
    <w:pPr>
      <w:pStyle w:val="CoverTitle"/>
      <w:jc w:val="both"/>
      <w:rPr>
        <w:rFonts w:eastAsia="Times New Roman" w:cs="Times New Roman"/>
        <w:b w:val="0"/>
        <w:bCs/>
        <w:color w:val="FF0000"/>
        <w:spacing w:val="0"/>
        <w:sz w:val="16"/>
        <w:szCs w:val="16"/>
        <w:lang w:eastAsia="en-US"/>
      </w:rPr>
    </w:pPr>
    <w:r w:rsidRPr="00965DE1">
      <w:rPr>
        <w:rFonts w:eastAsia="Times New Roman" w:cs="Times New Roman"/>
        <w:b w:val="0"/>
        <w:bCs/>
        <w:color w:val="auto"/>
        <w:spacing w:val="0"/>
        <w:sz w:val="16"/>
        <w:szCs w:val="16"/>
        <w:lang w:eastAsia="en-US"/>
      </w:rPr>
      <w:t>Eriksen, R.S, Davies, D.M, Wynn-Edwards, C.</w:t>
    </w:r>
    <w:r>
      <w:rPr>
        <w:rFonts w:eastAsia="Times New Roman" w:cs="Times New Roman"/>
        <w:b w:val="0"/>
        <w:bCs/>
        <w:color w:val="auto"/>
        <w:spacing w:val="0"/>
        <w:sz w:val="16"/>
        <w:szCs w:val="16"/>
        <w:lang w:eastAsia="en-US"/>
      </w:rPr>
      <w:t>A</w:t>
    </w:r>
    <w:r w:rsidRPr="00965DE1">
      <w:rPr>
        <w:rFonts w:eastAsia="Times New Roman" w:cs="Times New Roman"/>
        <w:b w:val="0"/>
        <w:bCs/>
        <w:color w:val="auto"/>
        <w:spacing w:val="0"/>
        <w:sz w:val="16"/>
        <w:szCs w:val="16"/>
        <w:lang w:eastAsia="en-US"/>
      </w:rPr>
      <w:t>, Trull, T.W</w:t>
    </w:r>
    <w:r w:rsidRPr="005B5DDC">
      <w:rPr>
        <w:rFonts w:eastAsia="Times New Roman" w:cs="Times New Roman"/>
        <w:b w:val="0"/>
        <w:bCs/>
        <w:color w:val="auto"/>
        <w:spacing w:val="0"/>
        <w:sz w:val="16"/>
        <w:szCs w:val="16"/>
        <w:highlight w:val="yellow"/>
        <w:lang w:eastAsia="en-US"/>
      </w:rPr>
      <w:t xml:space="preserve"> (2020) Southern Ocean Time Series (SOTS) Quality Assessment </w:t>
    </w:r>
    <w:r w:rsidRPr="005B5DDC">
      <w:rPr>
        <w:rStyle w:val="BodyTextChar"/>
        <w:b w:val="0"/>
        <w:bCs/>
        <w:sz w:val="16"/>
        <w:szCs w:val="16"/>
        <w:highlight w:val="yellow"/>
      </w:rPr>
      <w:t xml:space="preserve">and Control Report Remote Access Sampler Sample Analysis. </w:t>
    </w:r>
    <w:r>
      <w:rPr>
        <w:rStyle w:val="BodyTextChar"/>
        <w:b w:val="0"/>
        <w:bCs/>
        <w:sz w:val="16"/>
        <w:szCs w:val="16"/>
        <w:highlight w:val="yellow"/>
      </w:rPr>
      <w:t>Phytoplankton</w:t>
    </w:r>
    <w:r w:rsidRPr="005B5DDC">
      <w:rPr>
        <w:rStyle w:val="BodyTextChar"/>
        <w:b w:val="0"/>
        <w:bCs/>
        <w:sz w:val="16"/>
        <w:szCs w:val="16"/>
        <w:highlight w:val="yellow"/>
      </w:rPr>
      <w:t xml:space="preserve"> analysis. Version 1.0 CSIRO, Australia. DOI: </w:t>
    </w:r>
    <w:r w:rsidRPr="00965DE1">
      <w:rPr>
        <w:rStyle w:val="BodyTextChar"/>
        <w:b w:val="0"/>
        <w:bCs/>
        <w:color w:val="FF0000"/>
        <w:sz w:val="16"/>
        <w:szCs w:val="16"/>
      </w:rPr>
      <w:t>xx</w:t>
    </w:r>
  </w:p>
  <w:p w14:paraId="6130A679" w14:textId="77777777" w:rsidR="009E347A" w:rsidRPr="002E2087" w:rsidRDefault="00A659FD" w:rsidP="00FE7C32">
    <w:pPr>
      <w:pStyle w:val="Footer"/>
      <w:jc w:val="right"/>
      <w:rPr>
        <w:szCs w:val="16"/>
      </w:rPr>
    </w:pPr>
    <w:sdt>
      <w:sdtPr>
        <w:rPr>
          <w:szCs w:val="16"/>
        </w:rPr>
        <w:id w:val="1108079624"/>
        <w:docPartObj>
          <w:docPartGallery w:val="Page Numbers (Bottom of Page)"/>
          <w:docPartUnique/>
        </w:docPartObj>
      </w:sdtPr>
      <w:sdtEndPr>
        <w:rPr>
          <w:noProof/>
        </w:rPr>
      </w:sdtEndPr>
      <w:sdtContent>
        <w:r w:rsidR="009E347A" w:rsidRPr="002E2087">
          <w:rPr>
            <w:szCs w:val="16"/>
          </w:rPr>
          <w:fldChar w:fldCharType="begin"/>
        </w:r>
        <w:r w:rsidR="009E347A" w:rsidRPr="002E2087">
          <w:rPr>
            <w:szCs w:val="16"/>
          </w:rPr>
          <w:instrText xml:space="preserve"> PAGE   \* MERGEFORMAT </w:instrText>
        </w:r>
        <w:r w:rsidR="009E347A" w:rsidRPr="002E2087">
          <w:rPr>
            <w:szCs w:val="16"/>
          </w:rPr>
          <w:fldChar w:fldCharType="separate"/>
        </w:r>
        <w:r w:rsidR="009E347A" w:rsidRPr="002E2087">
          <w:rPr>
            <w:noProof/>
            <w:szCs w:val="16"/>
          </w:rPr>
          <w:t>2</w:t>
        </w:r>
        <w:r w:rsidR="009E347A" w:rsidRPr="002E2087">
          <w:rPr>
            <w:noProof/>
            <w:szCs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AD417" w14:textId="2E497C49" w:rsidR="009E347A" w:rsidRPr="002E2087" w:rsidRDefault="009E347A" w:rsidP="00FE7C32">
    <w:pPr>
      <w:pStyle w:val="CoverTitle"/>
      <w:jc w:val="both"/>
      <w:rPr>
        <w:rFonts w:eastAsia="Times New Roman" w:cs="Times New Roman"/>
        <w:b w:val="0"/>
        <w:bCs/>
        <w:color w:val="FF0000"/>
        <w:spacing w:val="0"/>
        <w:sz w:val="16"/>
        <w:szCs w:val="16"/>
        <w:lang w:eastAsia="en-US"/>
      </w:rPr>
    </w:pPr>
    <w:r w:rsidRPr="00965DE1">
      <w:rPr>
        <w:rFonts w:eastAsia="Times New Roman" w:cs="Times New Roman"/>
        <w:b w:val="0"/>
        <w:bCs/>
        <w:color w:val="auto"/>
        <w:spacing w:val="0"/>
        <w:sz w:val="16"/>
        <w:szCs w:val="16"/>
        <w:lang w:eastAsia="en-US"/>
      </w:rPr>
      <w:t>Eriksen, R.S, Davies, D.M, Wynn-Edwards, C</w:t>
    </w:r>
    <w:r>
      <w:rPr>
        <w:rFonts w:eastAsia="Times New Roman" w:cs="Times New Roman"/>
        <w:b w:val="0"/>
        <w:bCs/>
        <w:color w:val="auto"/>
        <w:spacing w:val="0"/>
        <w:sz w:val="16"/>
        <w:szCs w:val="16"/>
        <w:lang w:eastAsia="en-US"/>
      </w:rPr>
      <w:t>.A,</w:t>
    </w:r>
    <w:r w:rsidRPr="00965DE1">
      <w:rPr>
        <w:rFonts w:eastAsia="Times New Roman" w:cs="Times New Roman"/>
        <w:b w:val="0"/>
        <w:bCs/>
        <w:color w:val="auto"/>
        <w:spacing w:val="0"/>
        <w:sz w:val="16"/>
        <w:szCs w:val="16"/>
        <w:lang w:eastAsia="en-US"/>
      </w:rPr>
      <w:t xml:space="preserve"> Trull, T.W</w:t>
    </w:r>
    <w:r w:rsidRPr="005B5DDC">
      <w:rPr>
        <w:rFonts w:eastAsia="Times New Roman" w:cs="Times New Roman"/>
        <w:b w:val="0"/>
        <w:bCs/>
        <w:color w:val="auto"/>
        <w:spacing w:val="0"/>
        <w:sz w:val="16"/>
        <w:szCs w:val="16"/>
        <w:highlight w:val="yellow"/>
        <w:lang w:eastAsia="en-US"/>
      </w:rPr>
      <w:t xml:space="preserve"> (2020) Southern Ocean Time Series (SOTS) Quality Assessment </w:t>
    </w:r>
    <w:r w:rsidRPr="005B5DDC">
      <w:rPr>
        <w:rStyle w:val="BodyTextChar"/>
        <w:b w:val="0"/>
        <w:bCs/>
        <w:sz w:val="16"/>
        <w:szCs w:val="16"/>
        <w:highlight w:val="yellow"/>
      </w:rPr>
      <w:t xml:space="preserve">and Control Report Remote Access Sampler Sample Analysis. </w:t>
    </w:r>
    <w:r>
      <w:rPr>
        <w:rStyle w:val="BodyTextChar"/>
        <w:b w:val="0"/>
        <w:bCs/>
        <w:sz w:val="16"/>
        <w:szCs w:val="16"/>
        <w:highlight w:val="yellow"/>
      </w:rPr>
      <w:t>Phytoplankton</w:t>
    </w:r>
    <w:r w:rsidRPr="005B5DDC">
      <w:rPr>
        <w:rStyle w:val="BodyTextChar"/>
        <w:b w:val="0"/>
        <w:bCs/>
        <w:sz w:val="16"/>
        <w:szCs w:val="16"/>
        <w:highlight w:val="yellow"/>
      </w:rPr>
      <w:t xml:space="preserve"> analysis. Version 1.0 CSIRO, Australia. DOI: </w:t>
    </w:r>
    <w:r w:rsidRPr="00965DE1">
      <w:rPr>
        <w:rStyle w:val="BodyTextChar"/>
        <w:b w:val="0"/>
        <w:bCs/>
        <w:color w:val="FF0000"/>
        <w:sz w:val="16"/>
        <w:szCs w:val="16"/>
      </w:rPr>
      <w:t>xx</w:t>
    </w:r>
  </w:p>
  <w:p w14:paraId="7FE7488C" w14:textId="77777777" w:rsidR="009E347A" w:rsidRPr="002E2087" w:rsidRDefault="009E347A">
    <w:pPr>
      <w:pStyle w:val="Footer"/>
      <w:tabs>
        <w:tab w:val="clear" w:pos="4513"/>
        <w:tab w:val="clear" w:pos="9026"/>
      </w:tabs>
      <w:jc w:val="right"/>
      <w:rPr>
        <w:szCs w:val="16"/>
      </w:rPr>
    </w:pPr>
    <w:r w:rsidRPr="002E2087">
      <w:rPr>
        <w:szCs w:val="16"/>
      </w:rPr>
      <w:t xml:space="preserve">|  </w:t>
    </w:r>
    <w:r w:rsidRPr="002E2087">
      <w:rPr>
        <w:rStyle w:val="PageNumber"/>
        <w:szCs w:val="16"/>
      </w:rPr>
      <w:fldChar w:fldCharType="begin"/>
    </w:r>
    <w:r w:rsidRPr="002E2087">
      <w:rPr>
        <w:rStyle w:val="PageNumber"/>
        <w:szCs w:val="16"/>
      </w:rPr>
      <w:instrText xml:space="preserve"> PAGE </w:instrText>
    </w:r>
    <w:r w:rsidRPr="002E2087">
      <w:rPr>
        <w:rStyle w:val="PageNumber"/>
        <w:szCs w:val="16"/>
      </w:rPr>
      <w:fldChar w:fldCharType="separate"/>
    </w:r>
    <w:r w:rsidRPr="002E2087">
      <w:rPr>
        <w:rStyle w:val="PageNumber"/>
        <w:szCs w:val="16"/>
      </w:rPr>
      <w:t>ii</w:t>
    </w:r>
    <w:r w:rsidRPr="002E2087">
      <w:rPr>
        <w:rStyle w:val="PageNumber"/>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73D48" w14:textId="77777777" w:rsidR="009E347A" w:rsidRDefault="009E347A">
    <w:pPr>
      <w:pStyle w:val="CoverTitle"/>
      <w:spacing w:after="0"/>
      <w:rPr>
        <w:rFonts w:eastAsia="Times New Roman" w:cs="Times New Roman"/>
        <w:b w:val="0"/>
        <w:bCs/>
        <w:color w:val="FF0000"/>
        <w:spacing w:val="0"/>
        <w:sz w:val="16"/>
        <w:szCs w:val="16"/>
        <w:lang w:eastAsia="en-US"/>
      </w:rPr>
    </w:pPr>
    <w:r>
      <w:rPr>
        <w:rStyle w:val="PageNumber"/>
      </w:rPr>
      <w:fldChar w:fldCharType="begin"/>
    </w:r>
    <w:r>
      <w:rPr>
        <w:rStyle w:val="PageNumber"/>
      </w:rPr>
      <w:instrText xml:space="preserve"> PAGE </w:instrText>
    </w:r>
    <w:r>
      <w:rPr>
        <w:rStyle w:val="PageNumber"/>
      </w:rPr>
      <w:fldChar w:fldCharType="separate"/>
    </w:r>
    <w:r>
      <w:rPr>
        <w:rStyle w:val="PageNumber"/>
      </w:rPr>
      <w:t>32</w:t>
    </w:r>
    <w:r>
      <w:rPr>
        <w:rStyle w:val="PageNumber"/>
      </w:rPr>
      <w:fldChar w:fldCharType="end"/>
    </w:r>
    <w:r>
      <w:rPr>
        <w:rStyle w:val="PageNumber"/>
      </w:rPr>
      <w:t xml:space="preserve">   | </w:t>
    </w:r>
    <w:r>
      <w:rPr>
        <w:rFonts w:eastAsia="Times New Roman" w:cs="Times New Roman"/>
        <w:b w:val="0"/>
        <w:bCs/>
        <w:color w:val="auto"/>
        <w:spacing w:val="0"/>
        <w:sz w:val="16"/>
        <w:szCs w:val="16"/>
        <w:lang w:eastAsia="en-US"/>
      </w:rPr>
      <w:t xml:space="preserve">Davies, DM, Jansen, P and Trull, TW (2019) Southern Ocean Time Series (SOTS) Quality Assessment and Control Report Remote Access Sampler Sample Analysis. CSIRO, Australia. </w:t>
    </w:r>
    <w:r>
      <w:rPr>
        <w:color w:val="auto"/>
        <w:sz w:val="16"/>
        <w:szCs w:val="16"/>
      </w:rPr>
      <w:t xml:space="preserve">DOI: </w:t>
    </w:r>
    <w:r>
      <w:rPr>
        <w:color w:val="FF0000"/>
        <w:sz w:val="16"/>
        <w:szCs w:val="16"/>
      </w:rPr>
      <w:t>10.26198/5cee1a8e155bf (http://dx.doi.org/10.26198/5cee1a8e155bf)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D9CC2" w14:textId="77777777" w:rsidR="00A659FD" w:rsidRDefault="00A659FD">
      <w:r>
        <w:separator/>
      </w:r>
    </w:p>
    <w:p w14:paraId="5153B1F1" w14:textId="77777777" w:rsidR="00A659FD" w:rsidRDefault="00A659FD"/>
  </w:footnote>
  <w:footnote w:type="continuationSeparator" w:id="0">
    <w:p w14:paraId="736E47F2" w14:textId="77777777" w:rsidR="00A659FD" w:rsidRDefault="00A659FD">
      <w:r>
        <w:continuationSeparator/>
      </w:r>
    </w:p>
    <w:p w14:paraId="68CB0C6B" w14:textId="77777777" w:rsidR="00A659FD" w:rsidRDefault="00A659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4A61"/>
    <w:multiLevelType w:val="multilevel"/>
    <w:tmpl w:val="B0EE2B50"/>
    <w:lvl w:ilvl="0">
      <w:start w:val="1"/>
      <w:numFmt w:val="upperLetter"/>
      <w:pStyle w:val="AppendixHeading1base"/>
      <w:lvlText w:val="Appendix %1 "/>
      <w:lvlJc w:val="left"/>
      <w:pPr>
        <w:ind w:left="0" w:firstLine="0"/>
      </w:pPr>
      <w:rPr>
        <w:b/>
        <w:bCs w:val="0"/>
        <w:i w:val="0"/>
        <w:iCs w:val="0"/>
        <w:caps w:val="0"/>
        <w:smallCaps w:val="0"/>
        <w:strike w:val="0"/>
        <w:dstrike w:val="0"/>
        <w:vanish w:val="0"/>
        <w:spacing w:val="0"/>
        <w:position w:val="0"/>
        <w:u w:val="none"/>
        <w:vertAlign w:val="baseline"/>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0"/>
      </w:pPr>
      <w:rPr>
        <w:rFonts w:hint="default"/>
      </w:rPr>
    </w:lvl>
    <w:lvl w:ilvl="3">
      <w:start w:val="1"/>
      <w:numFmt w:val="lowerRoman"/>
      <w:lvlText w:val="(%4)"/>
      <w:lvlJc w:val="right"/>
      <w:pPr>
        <w:ind w:left="864" w:hanging="142"/>
      </w:pPr>
      <w:rPr>
        <w:rFonts w:hint="default"/>
      </w:rPr>
    </w:lvl>
    <w:lvl w:ilvl="4">
      <w:start w:val="1"/>
      <w:numFmt w:val="decimal"/>
      <w:lvlText w:val="%5)"/>
      <w:lvlJc w:val="left"/>
      <w:pPr>
        <w:ind w:left="1008" w:hanging="430"/>
      </w:pPr>
      <w:rPr>
        <w:rFonts w:hint="default"/>
      </w:rPr>
    </w:lvl>
    <w:lvl w:ilvl="5">
      <w:start w:val="1"/>
      <w:numFmt w:val="lowerLetter"/>
      <w:lvlText w:val="%6)"/>
      <w:lvlJc w:val="left"/>
      <w:pPr>
        <w:ind w:left="1152" w:hanging="430"/>
      </w:pPr>
      <w:rPr>
        <w:rFonts w:hint="default"/>
      </w:rPr>
    </w:lvl>
    <w:lvl w:ilvl="6">
      <w:start w:val="1"/>
      <w:numFmt w:val="lowerRoman"/>
      <w:lvlText w:val="%7)"/>
      <w:lvlJc w:val="right"/>
      <w:pPr>
        <w:ind w:left="1296" w:hanging="286"/>
      </w:pPr>
      <w:rPr>
        <w:rFonts w:hint="default"/>
      </w:rPr>
    </w:lvl>
    <w:lvl w:ilvl="7">
      <w:start w:val="1"/>
      <w:numFmt w:val="lowerLetter"/>
      <w:lvlText w:val="%8."/>
      <w:lvlJc w:val="left"/>
      <w:pPr>
        <w:ind w:left="1440" w:hanging="430"/>
      </w:pPr>
      <w:rPr>
        <w:rFonts w:hint="default"/>
      </w:rPr>
    </w:lvl>
    <w:lvl w:ilvl="8">
      <w:start w:val="1"/>
      <w:numFmt w:val="lowerRoman"/>
      <w:lvlText w:val="%9."/>
      <w:lvlJc w:val="right"/>
      <w:pPr>
        <w:ind w:left="1584" w:hanging="142"/>
      </w:pPr>
      <w:rPr>
        <w:rFonts w:hint="default"/>
      </w:rPr>
    </w:lvl>
  </w:abstractNum>
  <w:abstractNum w:abstractNumId="1" w15:restartNumberingAfterBreak="0">
    <w:nsid w:val="0C026771"/>
    <w:multiLevelType w:val="hybridMultilevel"/>
    <w:tmpl w:val="2EBAF0CE"/>
    <w:lvl w:ilvl="0" w:tplc="B3FC4A38">
      <w:start w:val="1"/>
      <w:numFmt w:val="bullet"/>
      <w:pStyle w:val="ListNumber3"/>
      <w:lvlText w:val=""/>
      <w:lvlJc w:val="left"/>
      <w:pPr>
        <w:ind w:left="1267" w:hanging="358"/>
      </w:pPr>
      <w:rPr>
        <w:rFonts w:ascii="Symbol" w:hAnsi="Symbol" w:hint="default"/>
      </w:rPr>
    </w:lvl>
    <w:lvl w:ilvl="1" w:tplc="B8BCB1F8">
      <w:start w:val="1"/>
      <w:numFmt w:val="bullet"/>
      <w:lvlText w:val="o"/>
      <w:lvlJc w:val="left"/>
      <w:pPr>
        <w:ind w:left="1440" w:hanging="358"/>
      </w:pPr>
      <w:rPr>
        <w:rFonts w:ascii="Courier New" w:hAnsi="Courier New" w:cs="Courier New" w:hint="default"/>
      </w:rPr>
    </w:lvl>
    <w:lvl w:ilvl="2" w:tplc="FD24E0B2">
      <w:start w:val="1"/>
      <w:numFmt w:val="bullet"/>
      <w:lvlText w:val=""/>
      <w:lvlJc w:val="left"/>
      <w:pPr>
        <w:ind w:left="2160" w:hanging="358"/>
      </w:pPr>
      <w:rPr>
        <w:rFonts w:ascii="Wingdings" w:hAnsi="Wingdings" w:hint="default"/>
      </w:rPr>
    </w:lvl>
    <w:lvl w:ilvl="3" w:tplc="CC940824">
      <w:start w:val="1"/>
      <w:numFmt w:val="bullet"/>
      <w:lvlText w:val=""/>
      <w:lvlJc w:val="left"/>
      <w:pPr>
        <w:ind w:left="2880" w:hanging="358"/>
      </w:pPr>
      <w:rPr>
        <w:rFonts w:ascii="Symbol" w:hAnsi="Symbol" w:hint="default"/>
      </w:rPr>
    </w:lvl>
    <w:lvl w:ilvl="4" w:tplc="CF2410C0">
      <w:start w:val="1"/>
      <w:numFmt w:val="bullet"/>
      <w:lvlText w:val="o"/>
      <w:lvlJc w:val="left"/>
      <w:pPr>
        <w:ind w:left="3600" w:hanging="358"/>
      </w:pPr>
      <w:rPr>
        <w:rFonts w:ascii="Courier New" w:hAnsi="Courier New" w:cs="Courier New" w:hint="default"/>
      </w:rPr>
    </w:lvl>
    <w:lvl w:ilvl="5" w:tplc="E99A3ACC">
      <w:start w:val="1"/>
      <w:numFmt w:val="bullet"/>
      <w:lvlText w:val=""/>
      <w:lvlJc w:val="left"/>
      <w:pPr>
        <w:ind w:left="4320" w:hanging="358"/>
      </w:pPr>
      <w:rPr>
        <w:rFonts w:ascii="Wingdings" w:hAnsi="Wingdings" w:hint="default"/>
      </w:rPr>
    </w:lvl>
    <w:lvl w:ilvl="6" w:tplc="35C886F8">
      <w:start w:val="1"/>
      <w:numFmt w:val="bullet"/>
      <w:lvlText w:val=""/>
      <w:lvlJc w:val="left"/>
      <w:pPr>
        <w:ind w:left="5040" w:hanging="358"/>
      </w:pPr>
      <w:rPr>
        <w:rFonts w:ascii="Symbol" w:hAnsi="Symbol" w:hint="default"/>
      </w:rPr>
    </w:lvl>
    <w:lvl w:ilvl="7" w:tplc="6A3854E0">
      <w:start w:val="1"/>
      <w:numFmt w:val="bullet"/>
      <w:lvlText w:val="o"/>
      <w:lvlJc w:val="left"/>
      <w:pPr>
        <w:ind w:left="5760" w:hanging="358"/>
      </w:pPr>
      <w:rPr>
        <w:rFonts w:ascii="Courier New" w:hAnsi="Courier New" w:cs="Courier New" w:hint="default"/>
      </w:rPr>
    </w:lvl>
    <w:lvl w:ilvl="8" w:tplc="9F7246E2">
      <w:start w:val="1"/>
      <w:numFmt w:val="bullet"/>
      <w:lvlText w:val=""/>
      <w:lvlJc w:val="left"/>
      <w:pPr>
        <w:ind w:left="6480" w:hanging="358"/>
      </w:pPr>
      <w:rPr>
        <w:rFonts w:ascii="Wingdings" w:hAnsi="Wingdings" w:hint="default"/>
      </w:rPr>
    </w:lvl>
  </w:abstractNum>
  <w:abstractNum w:abstractNumId="2" w15:restartNumberingAfterBreak="0">
    <w:nsid w:val="0E516924"/>
    <w:multiLevelType w:val="hybridMultilevel"/>
    <w:tmpl w:val="8D14B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F85668"/>
    <w:multiLevelType w:val="hybridMultilevel"/>
    <w:tmpl w:val="5DF2845C"/>
    <w:lvl w:ilvl="0" w:tplc="274AAF7C">
      <w:start w:val="2"/>
      <w:numFmt w:val="decimal"/>
      <w:lvlText w:val="%1."/>
      <w:lvlJc w:val="left"/>
      <w:pPr>
        <w:ind w:left="720" w:hanging="359"/>
      </w:pPr>
      <w:rPr>
        <w:rFonts w:hint="default"/>
        <w:color w:val="000000"/>
        <w:sz w:val="24"/>
      </w:rPr>
    </w:lvl>
    <w:lvl w:ilvl="1" w:tplc="AE42CA0C">
      <w:start w:val="1"/>
      <w:numFmt w:val="lowerLetter"/>
      <w:lvlText w:val="%2."/>
      <w:lvlJc w:val="left"/>
      <w:pPr>
        <w:ind w:left="1440" w:hanging="359"/>
      </w:pPr>
    </w:lvl>
    <w:lvl w:ilvl="2" w:tplc="CEF29B14">
      <w:start w:val="1"/>
      <w:numFmt w:val="lowerRoman"/>
      <w:lvlText w:val="%3."/>
      <w:lvlJc w:val="right"/>
      <w:pPr>
        <w:ind w:left="2160" w:hanging="179"/>
      </w:pPr>
    </w:lvl>
    <w:lvl w:ilvl="3" w:tplc="E2F4705A">
      <w:start w:val="1"/>
      <w:numFmt w:val="decimal"/>
      <w:lvlText w:val="%4."/>
      <w:lvlJc w:val="left"/>
      <w:pPr>
        <w:ind w:left="2880" w:hanging="359"/>
      </w:pPr>
    </w:lvl>
    <w:lvl w:ilvl="4" w:tplc="B9A2F80C">
      <w:start w:val="1"/>
      <w:numFmt w:val="lowerLetter"/>
      <w:lvlText w:val="%5."/>
      <w:lvlJc w:val="left"/>
      <w:pPr>
        <w:ind w:left="3600" w:hanging="359"/>
      </w:pPr>
    </w:lvl>
    <w:lvl w:ilvl="5" w:tplc="950EB164">
      <w:start w:val="1"/>
      <w:numFmt w:val="lowerRoman"/>
      <w:lvlText w:val="%6."/>
      <w:lvlJc w:val="right"/>
      <w:pPr>
        <w:ind w:left="4320" w:hanging="179"/>
      </w:pPr>
    </w:lvl>
    <w:lvl w:ilvl="6" w:tplc="F878951C">
      <w:start w:val="1"/>
      <w:numFmt w:val="decimal"/>
      <w:lvlText w:val="%7."/>
      <w:lvlJc w:val="left"/>
      <w:pPr>
        <w:ind w:left="5040" w:hanging="359"/>
      </w:pPr>
    </w:lvl>
    <w:lvl w:ilvl="7" w:tplc="D1D67D90">
      <w:start w:val="1"/>
      <w:numFmt w:val="lowerLetter"/>
      <w:lvlText w:val="%8."/>
      <w:lvlJc w:val="left"/>
      <w:pPr>
        <w:ind w:left="5760" w:hanging="359"/>
      </w:pPr>
    </w:lvl>
    <w:lvl w:ilvl="8" w:tplc="A14E993E">
      <w:start w:val="1"/>
      <w:numFmt w:val="lowerRoman"/>
      <w:lvlText w:val="%9."/>
      <w:lvlJc w:val="right"/>
      <w:pPr>
        <w:ind w:left="6480" w:hanging="179"/>
      </w:pPr>
    </w:lvl>
  </w:abstractNum>
  <w:abstractNum w:abstractNumId="4" w15:restartNumberingAfterBreak="0">
    <w:nsid w:val="17B36F9B"/>
    <w:multiLevelType w:val="hybridMultilevel"/>
    <w:tmpl w:val="AE58E9EC"/>
    <w:lvl w:ilvl="0" w:tplc="91C26DF4">
      <w:start w:val="1"/>
      <w:numFmt w:val="bullet"/>
      <w:pStyle w:val="ListNumber5"/>
      <w:lvlText w:val=""/>
      <w:lvlJc w:val="left"/>
      <w:pPr>
        <w:tabs>
          <w:tab w:val="left" w:pos="1492"/>
        </w:tabs>
        <w:ind w:left="1492" w:hanging="358"/>
      </w:pPr>
      <w:rPr>
        <w:rFonts w:ascii="Symbol" w:hAnsi="Symbol" w:hint="default"/>
      </w:rPr>
    </w:lvl>
    <w:lvl w:ilvl="1" w:tplc="996A081A">
      <w:start w:val="1"/>
      <w:numFmt w:val="bullet"/>
      <w:lvlText w:val="o"/>
      <w:lvlJc w:val="left"/>
      <w:pPr>
        <w:ind w:left="1440" w:hanging="358"/>
      </w:pPr>
      <w:rPr>
        <w:rFonts w:ascii="Courier New" w:eastAsia="Courier New" w:hAnsi="Courier New" w:cs="Courier New" w:hint="default"/>
      </w:rPr>
    </w:lvl>
    <w:lvl w:ilvl="2" w:tplc="48F41C9A">
      <w:start w:val="1"/>
      <w:numFmt w:val="bullet"/>
      <w:lvlText w:val="§"/>
      <w:lvlJc w:val="left"/>
      <w:pPr>
        <w:ind w:left="2160" w:hanging="358"/>
      </w:pPr>
      <w:rPr>
        <w:rFonts w:ascii="Wingdings" w:eastAsia="Wingdings" w:hAnsi="Wingdings" w:cs="Wingdings" w:hint="default"/>
      </w:rPr>
    </w:lvl>
    <w:lvl w:ilvl="3" w:tplc="867251D8">
      <w:start w:val="1"/>
      <w:numFmt w:val="bullet"/>
      <w:lvlText w:val="·"/>
      <w:lvlJc w:val="left"/>
      <w:pPr>
        <w:ind w:left="2880" w:hanging="358"/>
      </w:pPr>
      <w:rPr>
        <w:rFonts w:ascii="Symbol" w:eastAsia="Symbol" w:hAnsi="Symbol" w:cs="Symbol" w:hint="default"/>
      </w:rPr>
    </w:lvl>
    <w:lvl w:ilvl="4" w:tplc="45961FEE">
      <w:start w:val="1"/>
      <w:numFmt w:val="bullet"/>
      <w:lvlText w:val="o"/>
      <w:lvlJc w:val="left"/>
      <w:pPr>
        <w:ind w:left="3600" w:hanging="358"/>
      </w:pPr>
      <w:rPr>
        <w:rFonts w:ascii="Courier New" w:eastAsia="Courier New" w:hAnsi="Courier New" w:cs="Courier New" w:hint="default"/>
      </w:rPr>
    </w:lvl>
    <w:lvl w:ilvl="5" w:tplc="64CEA29A">
      <w:start w:val="1"/>
      <w:numFmt w:val="bullet"/>
      <w:lvlText w:val="§"/>
      <w:lvlJc w:val="left"/>
      <w:pPr>
        <w:ind w:left="4320" w:hanging="358"/>
      </w:pPr>
      <w:rPr>
        <w:rFonts w:ascii="Wingdings" w:eastAsia="Wingdings" w:hAnsi="Wingdings" w:cs="Wingdings" w:hint="default"/>
      </w:rPr>
    </w:lvl>
    <w:lvl w:ilvl="6" w:tplc="7C8EC716">
      <w:start w:val="1"/>
      <w:numFmt w:val="bullet"/>
      <w:lvlText w:val="·"/>
      <w:lvlJc w:val="left"/>
      <w:pPr>
        <w:ind w:left="5040" w:hanging="358"/>
      </w:pPr>
      <w:rPr>
        <w:rFonts w:ascii="Symbol" w:eastAsia="Symbol" w:hAnsi="Symbol" w:cs="Symbol" w:hint="default"/>
      </w:rPr>
    </w:lvl>
    <w:lvl w:ilvl="7" w:tplc="0AE8A5FA">
      <w:start w:val="1"/>
      <w:numFmt w:val="bullet"/>
      <w:lvlText w:val="o"/>
      <w:lvlJc w:val="left"/>
      <w:pPr>
        <w:ind w:left="5760" w:hanging="358"/>
      </w:pPr>
      <w:rPr>
        <w:rFonts w:ascii="Courier New" w:eastAsia="Courier New" w:hAnsi="Courier New" w:cs="Courier New" w:hint="default"/>
      </w:rPr>
    </w:lvl>
    <w:lvl w:ilvl="8" w:tplc="0CEE7D42">
      <w:start w:val="1"/>
      <w:numFmt w:val="bullet"/>
      <w:lvlText w:val="§"/>
      <w:lvlJc w:val="left"/>
      <w:pPr>
        <w:ind w:left="6480" w:hanging="358"/>
      </w:pPr>
      <w:rPr>
        <w:rFonts w:ascii="Wingdings" w:eastAsia="Wingdings" w:hAnsi="Wingdings" w:cs="Wingdings" w:hint="default"/>
      </w:rPr>
    </w:lvl>
  </w:abstractNum>
  <w:abstractNum w:abstractNumId="5" w15:restartNumberingAfterBreak="0">
    <w:nsid w:val="1A9049EE"/>
    <w:multiLevelType w:val="hybridMultilevel"/>
    <w:tmpl w:val="D61ED7A8"/>
    <w:lvl w:ilvl="0" w:tplc="D2F0DF58">
      <w:start w:val="1"/>
      <w:numFmt w:val="bullet"/>
      <w:lvlText w:val=""/>
      <w:lvlJc w:val="left"/>
      <w:pPr>
        <w:ind w:left="720" w:hanging="358"/>
      </w:pPr>
      <w:rPr>
        <w:rFonts w:ascii="Symbol" w:hAnsi="Symbol" w:hint="default"/>
      </w:rPr>
    </w:lvl>
    <w:lvl w:ilvl="1" w:tplc="BCEE8836">
      <w:start w:val="1"/>
      <w:numFmt w:val="bullet"/>
      <w:lvlText w:val="o"/>
      <w:lvlJc w:val="left"/>
      <w:pPr>
        <w:ind w:left="1440" w:hanging="358"/>
      </w:pPr>
      <w:rPr>
        <w:rFonts w:ascii="Courier New" w:hAnsi="Courier New" w:cs="Courier New" w:hint="default"/>
      </w:rPr>
    </w:lvl>
    <w:lvl w:ilvl="2" w:tplc="1CC032E6">
      <w:start w:val="1"/>
      <w:numFmt w:val="bullet"/>
      <w:lvlText w:val=""/>
      <w:lvlJc w:val="left"/>
      <w:pPr>
        <w:ind w:left="2160" w:hanging="358"/>
      </w:pPr>
      <w:rPr>
        <w:rFonts w:ascii="Wingdings" w:hAnsi="Wingdings" w:hint="default"/>
      </w:rPr>
    </w:lvl>
    <w:lvl w:ilvl="3" w:tplc="293656D6">
      <w:start w:val="1"/>
      <w:numFmt w:val="bullet"/>
      <w:lvlText w:val=""/>
      <w:lvlJc w:val="left"/>
      <w:pPr>
        <w:ind w:left="2880" w:hanging="358"/>
      </w:pPr>
      <w:rPr>
        <w:rFonts w:ascii="Symbol" w:hAnsi="Symbol" w:hint="default"/>
      </w:rPr>
    </w:lvl>
    <w:lvl w:ilvl="4" w:tplc="D3563A92">
      <w:start w:val="1"/>
      <w:numFmt w:val="bullet"/>
      <w:lvlText w:val="o"/>
      <w:lvlJc w:val="left"/>
      <w:pPr>
        <w:ind w:left="3600" w:hanging="358"/>
      </w:pPr>
      <w:rPr>
        <w:rFonts w:ascii="Courier New" w:hAnsi="Courier New" w:cs="Courier New" w:hint="default"/>
      </w:rPr>
    </w:lvl>
    <w:lvl w:ilvl="5" w:tplc="4348839A">
      <w:start w:val="1"/>
      <w:numFmt w:val="bullet"/>
      <w:lvlText w:val=""/>
      <w:lvlJc w:val="left"/>
      <w:pPr>
        <w:ind w:left="4320" w:hanging="358"/>
      </w:pPr>
      <w:rPr>
        <w:rFonts w:ascii="Wingdings" w:hAnsi="Wingdings" w:hint="default"/>
      </w:rPr>
    </w:lvl>
    <w:lvl w:ilvl="6" w:tplc="1F2EA7E4">
      <w:start w:val="1"/>
      <w:numFmt w:val="bullet"/>
      <w:lvlText w:val=""/>
      <w:lvlJc w:val="left"/>
      <w:pPr>
        <w:ind w:left="5040" w:hanging="358"/>
      </w:pPr>
      <w:rPr>
        <w:rFonts w:ascii="Symbol" w:hAnsi="Symbol" w:hint="default"/>
      </w:rPr>
    </w:lvl>
    <w:lvl w:ilvl="7" w:tplc="6A56DCAA">
      <w:start w:val="1"/>
      <w:numFmt w:val="bullet"/>
      <w:lvlText w:val="o"/>
      <w:lvlJc w:val="left"/>
      <w:pPr>
        <w:ind w:left="5760" w:hanging="358"/>
      </w:pPr>
      <w:rPr>
        <w:rFonts w:ascii="Courier New" w:hAnsi="Courier New" w:cs="Courier New" w:hint="default"/>
      </w:rPr>
    </w:lvl>
    <w:lvl w:ilvl="8" w:tplc="EF8C8518">
      <w:start w:val="1"/>
      <w:numFmt w:val="bullet"/>
      <w:lvlText w:val=""/>
      <w:lvlJc w:val="left"/>
      <w:pPr>
        <w:ind w:left="6480" w:hanging="358"/>
      </w:pPr>
      <w:rPr>
        <w:rFonts w:ascii="Wingdings" w:hAnsi="Wingdings" w:hint="default"/>
      </w:rPr>
    </w:lvl>
  </w:abstractNum>
  <w:abstractNum w:abstractNumId="6" w15:restartNumberingAfterBreak="0">
    <w:nsid w:val="22BF2509"/>
    <w:multiLevelType w:val="hybridMultilevel"/>
    <w:tmpl w:val="05947A84"/>
    <w:lvl w:ilvl="0" w:tplc="80F264A0">
      <w:start w:val="1"/>
      <w:numFmt w:val="decimal"/>
      <w:lvlText w:val="%1."/>
      <w:lvlJc w:val="left"/>
      <w:pPr>
        <w:ind w:left="720" w:hanging="359"/>
      </w:pPr>
    </w:lvl>
    <w:lvl w:ilvl="1" w:tplc="E618A7EE">
      <w:start w:val="1"/>
      <w:numFmt w:val="lowerLetter"/>
      <w:lvlText w:val="%2."/>
      <w:lvlJc w:val="left"/>
      <w:pPr>
        <w:ind w:left="1440" w:hanging="359"/>
      </w:pPr>
    </w:lvl>
    <w:lvl w:ilvl="2" w:tplc="FF004FCE">
      <w:start w:val="1"/>
      <w:numFmt w:val="lowerRoman"/>
      <w:lvlText w:val="%3."/>
      <w:lvlJc w:val="right"/>
      <w:pPr>
        <w:ind w:left="2160" w:hanging="179"/>
      </w:pPr>
    </w:lvl>
    <w:lvl w:ilvl="3" w:tplc="E586F2A4">
      <w:start w:val="1"/>
      <w:numFmt w:val="decimal"/>
      <w:lvlText w:val="%4."/>
      <w:lvlJc w:val="left"/>
      <w:pPr>
        <w:ind w:left="2880" w:hanging="359"/>
      </w:pPr>
    </w:lvl>
    <w:lvl w:ilvl="4" w:tplc="07AA658A">
      <w:start w:val="1"/>
      <w:numFmt w:val="lowerLetter"/>
      <w:lvlText w:val="%5."/>
      <w:lvlJc w:val="left"/>
      <w:pPr>
        <w:ind w:left="3600" w:hanging="359"/>
      </w:pPr>
    </w:lvl>
    <w:lvl w:ilvl="5" w:tplc="F18A04D4">
      <w:start w:val="1"/>
      <w:numFmt w:val="lowerRoman"/>
      <w:lvlText w:val="%6."/>
      <w:lvlJc w:val="right"/>
      <w:pPr>
        <w:ind w:left="4320" w:hanging="179"/>
      </w:pPr>
    </w:lvl>
    <w:lvl w:ilvl="6" w:tplc="AB2E872C">
      <w:start w:val="1"/>
      <w:numFmt w:val="decimal"/>
      <w:lvlText w:val="%7."/>
      <w:lvlJc w:val="left"/>
      <w:pPr>
        <w:ind w:left="5040" w:hanging="359"/>
      </w:pPr>
    </w:lvl>
    <w:lvl w:ilvl="7" w:tplc="32E49E40">
      <w:start w:val="1"/>
      <w:numFmt w:val="lowerLetter"/>
      <w:lvlText w:val="%8."/>
      <w:lvlJc w:val="left"/>
      <w:pPr>
        <w:ind w:left="5760" w:hanging="359"/>
      </w:pPr>
    </w:lvl>
    <w:lvl w:ilvl="8" w:tplc="7F1246F2">
      <w:start w:val="1"/>
      <w:numFmt w:val="lowerRoman"/>
      <w:lvlText w:val="%9."/>
      <w:lvlJc w:val="right"/>
      <w:pPr>
        <w:ind w:left="6480" w:hanging="179"/>
      </w:pPr>
    </w:lvl>
  </w:abstractNum>
  <w:abstractNum w:abstractNumId="7" w15:restartNumberingAfterBreak="0">
    <w:nsid w:val="2996278E"/>
    <w:multiLevelType w:val="hybridMultilevel"/>
    <w:tmpl w:val="77124C34"/>
    <w:styleLink w:val="1ai"/>
    <w:lvl w:ilvl="0" w:tplc="EA1CFAE6">
      <w:start w:val="1"/>
      <w:numFmt w:val="decimal"/>
      <w:pStyle w:val="1ai"/>
      <w:lvlText w:val="%1)"/>
      <w:lvlJc w:val="left"/>
      <w:pPr>
        <w:tabs>
          <w:tab w:val="left" w:pos="360"/>
        </w:tabs>
        <w:ind w:left="360" w:hanging="358"/>
      </w:pPr>
      <w:rPr>
        <w:rFonts w:cs="Times New Roman"/>
      </w:rPr>
    </w:lvl>
    <w:lvl w:ilvl="1" w:tplc="F74CC1C6">
      <w:start w:val="1"/>
      <w:numFmt w:val="lowerLetter"/>
      <w:lvlText w:val="%2)"/>
      <w:lvlJc w:val="left"/>
      <w:pPr>
        <w:tabs>
          <w:tab w:val="left" w:pos="720"/>
        </w:tabs>
        <w:ind w:left="720" w:hanging="358"/>
      </w:pPr>
      <w:rPr>
        <w:rFonts w:cs="Times New Roman"/>
      </w:rPr>
    </w:lvl>
    <w:lvl w:ilvl="2" w:tplc="60424932">
      <w:start w:val="1"/>
      <w:numFmt w:val="lowerRoman"/>
      <w:lvlText w:val="%3)"/>
      <w:lvlJc w:val="left"/>
      <w:pPr>
        <w:tabs>
          <w:tab w:val="left" w:pos="1080"/>
        </w:tabs>
        <w:ind w:left="1080" w:hanging="358"/>
      </w:pPr>
      <w:rPr>
        <w:rFonts w:cs="Times New Roman"/>
      </w:rPr>
    </w:lvl>
    <w:lvl w:ilvl="3" w:tplc="78467E9C">
      <w:start w:val="1"/>
      <w:numFmt w:val="decimal"/>
      <w:lvlText w:val="(%4)"/>
      <w:lvlJc w:val="left"/>
      <w:pPr>
        <w:tabs>
          <w:tab w:val="left" w:pos="1440"/>
        </w:tabs>
        <w:ind w:left="1440" w:hanging="358"/>
      </w:pPr>
      <w:rPr>
        <w:rFonts w:cs="Times New Roman"/>
      </w:rPr>
    </w:lvl>
    <w:lvl w:ilvl="4" w:tplc="AE34B1A0">
      <w:start w:val="1"/>
      <w:numFmt w:val="lowerLetter"/>
      <w:lvlText w:val="(%5)"/>
      <w:lvlJc w:val="left"/>
      <w:pPr>
        <w:tabs>
          <w:tab w:val="left" w:pos="1800"/>
        </w:tabs>
        <w:ind w:left="1800" w:hanging="358"/>
      </w:pPr>
      <w:rPr>
        <w:rFonts w:cs="Times New Roman"/>
      </w:rPr>
    </w:lvl>
    <w:lvl w:ilvl="5" w:tplc="E154FF90">
      <w:start w:val="1"/>
      <w:numFmt w:val="lowerRoman"/>
      <w:lvlText w:val="(%6)"/>
      <w:lvlJc w:val="left"/>
      <w:pPr>
        <w:tabs>
          <w:tab w:val="left" w:pos="2160"/>
        </w:tabs>
        <w:ind w:left="2160" w:hanging="358"/>
      </w:pPr>
      <w:rPr>
        <w:rFonts w:cs="Times New Roman"/>
      </w:rPr>
    </w:lvl>
    <w:lvl w:ilvl="6" w:tplc="BC8CE502">
      <w:start w:val="1"/>
      <w:numFmt w:val="decimal"/>
      <w:lvlText w:val="%7."/>
      <w:lvlJc w:val="left"/>
      <w:pPr>
        <w:tabs>
          <w:tab w:val="left" w:pos="2520"/>
        </w:tabs>
        <w:ind w:left="2520" w:hanging="358"/>
      </w:pPr>
      <w:rPr>
        <w:rFonts w:cs="Times New Roman"/>
      </w:rPr>
    </w:lvl>
    <w:lvl w:ilvl="7" w:tplc="33A2251C">
      <w:start w:val="1"/>
      <w:numFmt w:val="lowerLetter"/>
      <w:lvlText w:val="%8."/>
      <w:lvlJc w:val="left"/>
      <w:pPr>
        <w:tabs>
          <w:tab w:val="left" w:pos="2880"/>
        </w:tabs>
        <w:ind w:left="2880" w:hanging="358"/>
      </w:pPr>
      <w:rPr>
        <w:rFonts w:cs="Times New Roman"/>
      </w:rPr>
    </w:lvl>
    <w:lvl w:ilvl="8" w:tplc="FAA66DBA">
      <w:start w:val="1"/>
      <w:numFmt w:val="lowerRoman"/>
      <w:lvlText w:val="%9."/>
      <w:lvlJc w:val="left"/>
      <w:pPr>
        <w:tabs>
          <w:tab w:val="left" w:pos="3240"/>
        </w:tabs>
        <w:ind w:left="3240" w:hanging="358"/>
      </w:pPr>
      <w:rPr>
        <w:rFonts w:cs="Times New Roman"/>
      </w:rPr>
    </w:lvl>
  </w:abstractNum>
  <w:abstractNum w:abstractNumId="8" w15:restartNumberingAfterBreak="0">
    <w:nsid w:val="2C47690F"/>
    <w:multiLevelType w:val="hybridMultilevel"/>
    <w:tmpl w:val="47C024E2"/>
    <w:styleLink w:val="Numbers"/>
    <w:lvl w:ilvl="0" w:tplc="340874AC">
      <w:start w:val="1"/>
      <w:numFmt w:val="decimal"/>
      <w:pStyle w:val="ListNumber"/>
      <w:lvlText w:val="%1."/>
      <w:lvlJc w:val="left"/>
      <w:pPr>
        <w:tabs>
          <w:tab w:val="left" w:pos="227"/>
        </w:tabs>
        <w:ind w:left="227" w:hanging="225"/>
      </w:pPr>
      <w:rPr>
        <w:rFonts w:cs="Times New Roman" w:hint="default"/>
      </w:rPr>
    </w:lvl>
    <w:lvl w:ilvl="1" w:tplc="8EF27010">
      <w:start w:val="1"/>
      <w:numFmt w:val="none"/>
      <w:lvlText w:val=""/>
      <w:lvlJc w:val="left"/>
      <w:pPr>
        <w:ind w:left="1440" w:hanging="358"/>
      </w:pPr>
      <w:rPr>
        <w:rFonts w:cs="Times New Roman" w:hint="default"/>
      </w:rPr>
    </w:lvl>
    <w:lvl w:ilvl="2" w:tplc="7F1CCA8A">
      <w:start w:val="1"/>
      <w:numFmt w:val="none"/>
      <w:lvlText w:val=""/>
      <w:lvlJc w:val="right"/>
      <w:pPr>
        <w:ind w:left="2160" w:hanging="178"/>
      </w:pPr>
      <w:rPr>
        <w:rFonts w:cs="Times New Roman" w:hint="default"/>
      </w:rPr>
    </w:lvl>
    <w:lvl w:ilvl="3" w:tplc="9BF21B74">
      <w:start w:val="1"/>
      <w:numFmt w:val="none"/>
      <w:lvlText w:val=""/>
      <w:lvlJc w:val="left"/>
      <w:pPr>
        <w:ind w:left="2880" w:hanging="358"/>
      </w:pPr>
      <w:rPr>
        <w:rFonts w:cs="Times New Roman" w:hint="default"/>
      </w:rPr>
    </w:lvl>
    <w:lvl w:ilvl="4" w:tplc="B316F8A4">
      <w:start w:val="1"/>
      <w:numFmt w:val="none"/>
      <w:lvlText w:val=""/>
      <w:lvlJc w:val="left"/>
      <w:pPr>
        <w:ind w:left="3600" w:hanging="358"/>
      </w:pPr>
      <w:rPr>
        <w:rFonts w:cs="Times New Roman" w:hint="default"/>
      </w:rPr>
    </w:lvl>
    <w:lvl w:ilvl="5" w:tplc="2F9E4AC4">
      <w:start w:val="1"/>
      <w:numFmt w:val="none"/>
      <w:lvlText w:val=""/>
      <w:lvlJc w:val="right"/>
      <w:pPr>
        <w:ind w:left="4320" w:hanging="178"/>
      </w:pPr>
      <w:rPr>
        <w:rFonts w:cs="Times New Roman" w:hint="default"/>
      </w:rPr>
    </w:lvl>
    <w:lvl w:ilvl="6" w:tplc="B5B69366">
      <w:start w:val="1"/>
      <w:numFmt w:val="none"/>
      <w:lvlText w:val=""/>
      <w:lvlJc w:val="left"/>
      <w:pPr>
        <w:ind w:left="5040" w:hanging="358"/>
      </w:pPr>
      <w:rPr>
        <w:rFonts w:cs="Times New Roman" w:hint="default"/>
      </w:rPr>
    </w:lvl>
    <w:lvl w:ilvl="7" w:tplc="5CF46B36">
      <w:start w:val="1"/>
      <w:numFmt w:val="none"/>
      <w:lvlText w:val=""/>
      <w:lvlJc w:val="left"/>
      <w:pPr>
        <w:ind w:left="5760" w:hanging="358"/>
      </w:pPr>
      <w:rPr>
        <w:rFonts w:cs="Times New Roman" w:hint="default"/>
      </w:rPr>
    </w:lvl>
    <w:lvl w:ilvl="8" w:tplc="64EE7616">
      <w:start w:val="1"/>
      <w:numFmt w:val="none"/>
      <w:lvlText w:val=""/>
      <w:lvlJc w:val="right"/>
      <w:pPr>
        <w:ind w:left="6480" w:hanging="178"/>
      </w:pPr>
      <w:rPr>
        <w:rFonts w:cs="Times New Roman" w:hint="default"/>
      </w:rPr>
    </w:lvl>
  </w:abstractNum>
  <w:abstractNum w:abstractNumId="9" w15:restartNumberingAfterBreak="0">
    <w:nsid w:val="2F005127"/>
    <w:multiLevelType w:val="hybridMultilevel"/>
    <w:tmpl w:val="37F8951C"/>
    <w:lvl w:ilvl="0" w:tplc="EF6CC910">
      <w:start w:val="1"/>
      <w:numFmt w:val="lowerLetter"/>
      <w:pStyle w:val="ListNumber2"/>
      <w:lvlText w:val="%1."/>
      <w:lvlJc w:val="left"/>
      <w:pPr>
        <w:ind w:left="643" w:hanging="358"/>
      </w:pPr>
    </w:lvl>
    <w:lvl w:ilvl="1" w:tplc="1190023E">
      <w:start w:val="1"/>
      <w:numFmt w:val="bullet"/>
      <w:lvlText w:val="o"/>
      <w:lvlJc w:val="left"/>
      <w:pPr>
        <w:ind w:left="1440" w:hanging="358"/>
      </w:pPr>
      <w:rPr>
        <w:rFonts w:ascii="Courier New" w:eastAsia="Courier New" w:hAnsi="Courier New" w:cs="Courier New" w:hint="default"/>
      </w:rPr>
    </w:lvl>
    <w:lvl w:ilvl="2" w:tplc="4D40F38E">
      <w:start w:val="1"/>
      <w:numFmt w:val="bullet"/>
      <w:lvlText w:val="§"/>
      <w:lvlJc w:val="left"/>
      <w:pPr>
        <w:ind w:left="2160" w:hanging="358"/>
      </w:pPr>
      <w:rPr>
        <w:rFonts w:ascii="Wingdings" w:eastAsia="Wingdings" w:hAnsi="Wingdings" w:cs="Wingdings" w:hint="default"/>
      </w:rPr>
    </w:lvl>
    <w:lvl w:ilvl="3" w:tplc="3D5EABA6">
      <w:start w:val="1"/>
      <w:numFmt w:val="bullet"/>
      <w:lvlText w:val="·"/>
      <w:lvlJc w:val="left"/>
      <w:pPr>
        <w:ind w:left="2880" w:hanging="358"/>
      </w:pPr>
      <w:rPr>
        <w:rFonts w:ascii="Symbol" w:eastAsia="Symbol" w:hAnsi="Symbol" w:cs="Symbol" w:hint="default"/>
      </w:rPr>
    </w:lvl>
    <w:lvl w:ilvl="4" w:tplc="6F208B1E">
      <w:start w:val="1"/>
      <w:numFmt w:val="bullet"/>
      <w:lvlText w:val="o"/>
      <w:lvlJc w:val="left"/>
      <w:pPr>
        <w:ind w:left="3600" w:hanging="358"/>
      </w:pPr>
      <w:rPr>
        <w:rFonts w:ascii="Courier New" w:eastAsia="Courier New" w:hAnsi="Courier New" w:cs="Courier New" w:hint="default"/>
      </w:rPr>
    </w:lvl>
    <w:lvl w:ilvl="5" w:tplc="760AE048">
      <w:start w:val="1"/>
      <w:numFmt w:val="bullet"/>
      <w:lvlText w:val="§"/>
      <w:lvlJc w:val="left"/>
      <w:pPr>
        <w:ind w:left="4320" w:hanging="358"/>
      </w:pPr>
      <w:rPr>
        <w:rFonts w:ascii="Wingdings" w:eastAsia="Wingdings" w:hAnsi="Wingdings" w:cs="Wingdings" w:hint="default"/>
      </w:rPr>
    </w:lvl>
    <w:lvl w:ilvl="6" w:tplc="A768AD5C">
      <w:start w:val="1"/>
      <w:numFmt w:val="bullet"/>
      <w:lvlText w:val="·"/>
      <w:lvlJc w:val="left"/>
      <w:pPr>
        <w:ind w:left="5040" w:hanging="358"/>
      </w:pPr>
      <w:rPr>
        <w:rFonts w:ascii="Symbol" w:eastAsia="Symbol" w:hAnsi="Symbol" w:cs="Symbol" w:hint="default"/>
      </w:rPr>
    </w:lvl>
    <w:lvl w:ilvl="7" w:tplc="41E66794">
      <w:start w:val="1"/>
      <w:numFmt w:val="bullet"/>
      <w:lvlText w:val="o"/>
      <w:lvlJc w:val="left"/>
      <w:pPr>
        <w:ind w:left="5760" w:hanging="358"/>
      </w:pPr>
      <w:rPr>
        <w:rFonts w:ascii="Courier New" w:eastAsia="Courier New" w:hAnsi="Courier New" w:cs="Courier New" w:hint="default"/>
      </w:rPr>
    </w:lvl>
    <w:lvl w:ilvl="8" w:tplc="1106820A">
      <w:start w:val="1"/>
      <w:numFmt w:val="bullet"/>
      <w:lvlText w:val="§"/>
      <w:lvlJc w:val="left"/>
      <w:pPr>
        <w:ind w:left="6480" w:hanging="358"/>
      </w:pPr>
      <w:rPr>
        <w:rFonts w:ascii="Wingdings" w:eastAsia="Wingdings" w:hAnsi="Wingdings" w:cs="Wingdings" w:hint="default"/>
      </w:rPr>
    </w:lvl>
  </w:abstractNum>
  <w:abstractNum w:abstractNumId="10" w15:restartNumberingAfterBreak="0">
    <w:nsid w:val="30BD787D"/>
    <w:multiLevelType w:val="hybridMultilevel"/>
    <w:tmpl w:val="3E2445D8"/>
    <w:lvl w:ilvl="0" w:tplc="E8DE360C">
      <w:start w:val="1"/>
      <w:numFmt w:val="bullet"/>
      <w:pStyle w:val="Boxedlistbullet"/>
      <w:lvlText w:val=""/>
      <w:lvlJc w:val="left"/>
      <w:pPr>
        <w:ind w:left="947" w:hanging="358"/>
      </w:pPr>
      <w:rPr>
        <w:rFonts w:ascii="Symbol" w:hAnsi="Symbol" w:hint="default"/>
      </w:rPr>
    </w:lvl>
    <w:lvl w:ilvl="1" w:tplc="C0B8CDE0">
      <w:start w:val="1"/>
      <w:numFmt w:val="bullet"/>
      <w:lvlText w:val="o"/>
      <w:lvlJc w:val="left"/>
      <w:pPr>
        <w:ind w:left="1667" w:hanging="358"/>
      </w:pPr>
      <w:rPr>
        <w:rFonts w:ascii="Courier New" w:hAnsi="Courier New" w:cs="Courier New" w:hint="default"/>
      </w:rPr>
    </w:lvl>
    <w:lvl w:ilvl="2" w:tplc="9ACE79F2">
      <w:start w:val="1"/>
      <w:numFmt w:val="bullet"/>
      <w:lvlText w:val=""/>
      <w:lvlJc w:val="left"/>
      <w:pPr>
        <w:ind w:left="2387" w:hanging="358"/>
      </w:pPr>
      <w:rPr>
        <w:rFonts w:ascii="Wingdings" w:hAnsi="Wingdings" w:hint="default"/>
      </w:rPr>
    </w:lvl>
    <w:lvl w:ilvl="3" w:tplc="9A927314">
      <w:start w:val="1"/>
      <w:numFmt w:val="bullet"/>
      <w:lvlText w:val=""/>
      <w:lvlJc w:val="left"/>
      <w:pPr>
        <w:ind w:left="3107" w:hanging="358"/>
      </w:pPr>
      <w:rPr>
        <w:rFonts w:ascii="Symbol" w:hAnsi="Symbol" w:hint="default"/>
      </w:rPr>
    </w:lvl>
    <w:lvl w:ilvl="4" w:tplc="4D5C523A">
      <w:start w:val="1"/>
      <w:numFmt w:val="bullet"/>
      <w:lvlText w:val="o"/>
      <w:lvlJc w:val="left"/>
      <w:pPr>
        <w:ind w:left="3827" w:hanging="358"/>
      </w:pPr>
      <w:rPr>
        <w:rFonts w:ascii="Courier New" w:hAnsi="Courier New" w:cs="Courier New" w:hint="default"/>
      </w:rPr>
    </w:lvl>
    <w:lvl w:ilvl="5" w:tplc="0D583506">
      <w:start w:val="1"/>
      <w:numFmt w:val="bullet"/>
      <w:lvlText w:val=""/>
      <w:lvlJc w:val="left"/>
      <w:pPr>
        <w:ind w:left="4547" w:hanging="358"/>
      </w:pPr>
      <w:rPr>
        <w:rFonts w:ascii="Wingdings" w:hAnsi="Wingdings" w:hint="default"/>
      </w:rPr>
    </w:lvl>
    <w:lvl w:ilvl="6" w:tplc="897CD8C2">
      <w:start w:val="1"/>
      <w:numFmt w:val="bullet"/>
      <w:lvlText w:val=""/>
      <w:lvlJc w:val="left"/>
      <w:pPr>
        <w:ind w:left="5267" w:hanging="358"/>
      </w:pPr>
      <w:rPr>
        <w:rFonts w:ascii="Symbol" w:hAnsi="Symbol" w:hint="default"/>
      </w:rPr>
    </w:lvl>
    <w:lvl w:ilvl="7" w:tplc="4A80A552">
      <w:start w:val="1"/>
      <w:numFmt w:val="bullet"/>
      <w:lvlText w:val="o"/>
      <w:lvlJc w:val="left"/>
      <w:pPr>
        <w:ind w:left="5987" w:hanging="358"/>
      </w:pPr>
      <w:rPr>
        <w:rFonts w:ascii="Courier New" w:hAnsi="Courier New" w:cs="Courier New" w:hint="default"/>
      </w:rPr>
    </w:lvl>
    <w:lvl w:ilvl="8" w:tplc="BE72D02A">
      <w:start w:val="1"/>
      <w:numFmt w:val="bullet"/>
      <w:lvlText w:val=""/>
      <w:lvlJc w:val="left"/>
      <w:pPr>
        <w:ind w:left="6707" w:hanging="358"/>
      </w:pPr>
      <w:rPr>
        <w:rFonts w:ascii="Wingdings" w:hAnsi="Wingdings" w:hint="default"/>
      </w:rPr>
    </w:lvl>
  </w:abstractNum>
  <w:abstractNum w:abstractNumId="11" w15:restartNumberingAfterBreak="0">
    <w:nsid w:val="36116A13"/>
    <w:multiLevelType w:val="multilevel"/>
    <w:tmpl w:val="13C25412"/>
    <w:lvl w:ilvl="0">
      <w:start w:val="1"/>
      <w:numFmt w:val="decimal"/>
      <w:lvlText w:val="%1."/>
      <w:lvlJc w:val="left"/>
      <w:pPr>
        <w:ind w:left="360" w:hanging="359"/>
      </w:pPr>
    </w:lvl>
    <w:lvl w:ilvl="1">
      <w:start w:val="1"/>
      <w:numFmt w:val="decimal"/>
      <w:lvlText w:val="%1.%2."/>
      <w:lvlJc w:val="left"/>
      <w:pPr>
        <w:ind w:left="792" w:hanging="431"/>
      </w:pPr>
    </w:lvl>
    <w:lvl w:ilvl="2">
      <w:start w:val="1"/>
      <w:numFmt w:val="decimal"/>
      <w:lvlText w:val="%1.%2.%3."/>
      <w:lvlJc w:val="left"/>
      <w:pPr>
        <w:ind w:left="1224" w:hanging="503"/>
      </w:pPr>
    </w:lvl>
    <w:lvl w:ilvl="3">
      <w:start w:val="1"/>
      <w:numFmt w:val="decimal"/>
      <w:lvlText w:val="%1.%2.%3.%4."/>
      <w:lvlJc w:val="left"/>
      <w:pPr>
        <w:ind w:left="1728" w:hanging="647"/>
      </w:pPr>
    </w:lvl>
    <w:lvl w:ilvl="4">
      <w:start w:val="1"/>
      <w:numFmt w:val="decimal"/>
      <w:lvlText w:val="%1.%2.%3.%4.%5."/>
      <w:lvlJc w:val="left"/>
      <w:pPr>
        <w:ind w:left="2232" w:hanging="791"/>
      </w:pPr>
    </w:lvl>
    <w:lvl w:ilvl="5">
      <w:start w:val="1"/>
      <w:numFmt w:val="decimal"/>
      <w:lvlText w:val="%1.%2.%3.%4.%5.%6."/>
      <w:lvlJc w:val="left"/>
      <w:pPr>
        <w:ind w:left="2736" w:hanging="935"/>
      </w:pPr>
    </w:lvl>
    <w:lvl w:ilvl="6">
      <w:start w:val="1"/>
      <w:numFmt w:val="decimal"/>
      <w:lvlText w:val="%1.%2.%3.%4.%5.%6.%7."/>
      <w:lvlJc w:val="left"/>
      <w:pPr>
        <w:ind w:left="3240" w:hanging="1079"/>
      </w:pPr>
    </w:lvl>
    <w:lvl w:ilvl="7">
      <w:start w:val="1"/>
      <w:numFmt w:val="decimal"/>
      <w:lvlText w:val="%1.%2.%3.%4.%5.%6.%7.%8."/>
      <w:lvlJc w:val="left"/>
      <w:pPr>
        <w:ind w:left="3744" w:hanging="1223"/>
      </w:pPr>
    </w:lvl>
    <w:lvl w:ilvl="8">
      <w:start w:val="1"/>
      <w:numFmt w:val="decimal"/>
      <w:lvlText w:val="%1.%2.%3.%4.%5.%6.%7.%8.%9."/>
      <w:lvlJc w:val="left"/>
      <w:pPr>
        <w:ind w:left="4320" w:hanging="1439"/>
      </w:pPr>
    </w:lvl>
  </w:abstractNum>
  <w:abstractNum w:abstractNumId="12" w15:restartNumberingAfterBreak="0">
    <w:nsid w:val="373473A7"/>
    <w:multiLevelType w:val="hybridMultilevel"/>
    <w:tmpl w:val="3620FC2E"/>
    <w:lvl w:ilvl="0" w:tplc="12A6DA96">
      <w:start w:val="1"/>
      <w:numFmt w:val="bullet"/>
      <w:lvlText w:val=""/>
      <w:lvlJc w:val="left"/>
      <w:pPr>
        <w:tabs>
          <w:tab w:val="left" w:pos="0"/>
        </w:tabs>
        <w:ind w:left="0" w:firstLine="0"/>
      </w:pPr>
      <w:rPr>
        <w:rFonts w:ascii="Symbol" w:hAnsi="Symbol" w:hint="default"/>
      </w:rPr>
    </w:lvl>
    <w:lvl w:ilvl="1" w:tplc="308E3094">
      <w:start w:val="1"/>
      <w:numFmt w:val="bullet"/>
      <w:lvlText w:val=""/>
      <w:lvlJc w:val="left"/>
      <w:pPr>
        <w:tabs>
          <w:tab w:val="left" w:pos="720"/>
        </w:tabs>
        <w:ind w:left="1080" w:hanging="358"/>
      </w:pPr>
      <w:rPr>
        <w:rFonts w:ascii="Symbol" w:hAnsi="Symbol" w:hint="default"/>
      </w:rPr>
    </w:lvl>
    <w:lvl w:ilvl="2" w:tplc="FC3E918A">
      <w:start w:val="1"/>
      <w:numFmt w:val="bullet"/>
      <w:lvlText w:val="o"/>
      <w:lvlJc w:val="left"/>
      <w:pPr>
        <w:tabs>
          <w:tab w:val="left" w:pos="1440"/>
        </w:tabs>
        <w:ind w:left="1800" w:hanging="358"/>
      </w:pPr>
      <w:rPr>
        <w:rFonts w:ascii="Courier New" w:hAnsi="Courier New" w:cs="Courier New" w:hint="default"/>
      </w:rPr>
    </w:lvl>
    <w:lvl w:ilvl="3" w:tplc="F544EE66">
      <w:start w:val="1"/>
      <w:numFmt w:val="bullet"/>
      <w:lvlText w:val=""/>
      <w:lvlJc w:val="left"/>
      <w:pPr>
        <w:tabs>
          <w:tab w:val="left" w:pos="2160"/>
        </w:tabs>
        <w:ind w:left="2520" w:hanging="358"/>
      </w:pPr>
      <w:rPr>
        <w:rFonts w:ascii="Wingdings" w:hAnsi="Wingdings" w:hint="default"/>
      </w:rPr>
    </w:lvl>
    <w:lvl w:ilvl="4" w:tplc="5086A65A">
      <w:start w:val="1"/>
      <w:numFmt w:val="bullet"/>
      <w:lvlText w:val=""/>
      <w:lvlJc w:val="left"/>
      <w:pPr>
        <w:tabs>
          <w:tab w:val="left" w:pos="2880"/>
        </w:tabs>
        <w:ind w:left="3240" w:hanging="358"/>
      </w:pPr>
      <w:rPr>
        <w:rFonts w:ascii="Wingdings" w:hAnsi="Wingdings" w:hint="default"/>
      </w:rPr>
    </w:lvl>
    <w:lvl w:ilvl="5" w:tplc="6C08FD0E">
      <w:start w:val="1"/>
      <w:numFmt w:val="bullet"/>
      <w:lvlText w:val=""/>
      <w:lvlJc w:val="left"/>
      <w:pPr>
        <w:tabs>
          <w:tab w:val="left" w:pos="3600"/>
        </w:tabs>
        <w:ind w:left="3960" w:hanging="358"/>
      </w:pPr>
      <w:rPr>
        <w:rFonts w:ascii="Symbol" w:hAnsi="Symbol" w:hint="default"/>
      </w:rPr>
    </w:lvl>
    <w:lvl w:ilvl="6" w:tplc="BE16CBDE">
      <w:start w:val="1"/>
      <w:numFmt w:val="bullet"/>
      <w:lvlText w:val="o"/>
      <w:lvlJc w:val="left"/>
      <w:pPr>
        <w:tabs>
          <w:tab w:val="left" w:pos="4320"/>
        </w:tabs>
        <w:ind w:left="4680" w:hanging="358"/>
      </w:pPr>
      <w:rPr>
        <w:rFonts w:ascii="Courier New" w:hAnsi="Courier New" w:cs="Courier New" w:hint="default"/>
      </w:rPr>
    </w:lvl>
    <w:lvl w:ilvl="7" w:tplc="9066015A">
      <w:start w:val="1"/>
      <w:numFmt w:val="bullet"/>
      <w:lvlText w:val=""/>
      <w:lvlJc w:val="left"/>
      <w:pPr>
        <w:tabs>
          <w:tab w:val="left" w:pos="5040"/>
        </w:tabs>
        <w:ind w:left="5400" w:hanging="358"/>
      </w:pPr>
      <w:rPr>
        <w:rFonts w:ascii="Wingdings" w:hAnsi="Wingdings" w:hint="default"/>
      </w:rPr>
    </w:lvl>
    <w:lvl w:ilvl="8" w:tplc="170EDE52">
      <w:start w:val="1"/>
      <w:numFmt w:val="bullet"/>
      <w:lvlText w:val=""/>
      <w:lvlJc w:val="left"/>
      <w:pPr>
        <w:tabs>
          <w:tab w:val="left" w:pos="5760"/>
        </w:tabs>
        <w:ind w:left="6120" w:hanging="358"/>
      </w:pPr>
      <w:rPr>
        <w:rFonts w:ascii="Wingdings" w:hAnsi="Wingdings" w:hint="default"/>
      </w:rPr>
    </w:lvl>
  </w:abstractNum>
  <w:abstractNum w:abstractNumId="13" w15:restartNumberingAfterBreak="0">
    <w:nsid w:val="3AC724ED"/>
    <w:multiLevelType w:val="multilevel"/>
    <w:tmpl w:val="8FF2B578"/>
    <w:lvl w:ilvl="0">
      <w:start w:val="1"/>
      <w:numFmt w:val="decimal"/>
      <w:pStyle w:val="Heading1"/>
      <w:lvlText w:val="%1"/>
      <w:lvlJc w:val="left"/>
      <w:pPr>
        <w:ind w:left="432" w:hanging="430"/>
      </w:pPr>
      <w:rPr>
        <w:rFonts w:cs="Times New Roman" w:hint="default"/>
        <w:b/>
        <w:bCs/>
      </w:rPr>
    </w:lvl>
    <w:lvl w:ilvl="1">
      <w:start w:val="1"/>
      <w:numFmt w:val="decimal"/>
      <w:pStyle w:val="Heading2"/>
      <w:lvlText w:val="%1.%2"/>
      <w:lvlJc w:val="left"/>
      <w:pPr>
        <w:ind w:left="574" w:hanging="574"/>
      </w:pPr>
      <w:rPr>
        <w:rFonts w:cs="Times New Roman" w:hint="default"/>
      </w:rPr>
    </w:lvl>
    <w:lvl w:ilvl="2">
      <w:start w:val="1"/>
      <w:numFmt w:val="decimal"/>
      <w:pStyle w:val="Heading3"/>
      <w:lvlText w:val="%1.%2.%3"/>
      <w:lvlJc w:val="left"/>
      <w:pPr>
        <w:ind w:left="720" w:hanging="718"/>
      </w:pPr>
      <w:rPr>
        <w:rFonts w:cs="Times New Roman" w:hint="default"/>
      </w:rPr>
    </w:lvl>
    <w:lvl w:ilvl="3">
      <w:start w:val="1"/>
      <w:numFmt w:val="decimal"/>
      <w:lvlText w:val="%1.%2.%3.%4"/>
      <w:lvlJc w:val="left"/>
      <w:pPr>
        <w:ind w:left="864" w:hanging="862"/>
      </w:pPr>
      <w:rPr>
        <w:rFonts w:cs="Times New Roman" w:hint="default"/>
      </w:rPr>
    </w:lvl>
    <w:lvl w:ilvl="4">
      <w:start w:val="1"/>
      <w:numFmt w:val="decimal"/>
      <w:lvlText w:val="%1.%2.%3.%4.%5"/>
      <w:lvlJc w:val="left"/>
      <w:pPr>
        <w:ind w:left="1008" w:hanging="1006"/>
      </w:pPr>
      <w:rPr>
        <w:rFonts w:cs="Times New Roman" w:hint="default"/>
      </w:rPr>
    </w:lvl>
    <w:lvl w:ilvl="5">
      <w:start w:val="1"/>
      <w:numFmt w:val="decimal"/>
      <w:lvlText w:val="%1.%2.%3.%4.%5.%6"/>
      <w:lvlJc w:val="left"/>
      <w:pPr>
        <w:ind w:left="1152" w:hanging="1150"/>
      </w:pPr>
      <w:rPr>
        <w:rFonts w:cs="Times New Roman" w:hint="default"/>
      </w:rPr>
    </w:lvl>
    <w:lvl w:ilvl="6">
      <w:start w:val="1"/>
      <w:numFmt w:val="decimal"/>
      <w:lvlText w:val="%1.%2.%3.%4.%5.%6.%7"/>
      <w:lvlJc w:val="left"/>
      <w:pPr>
        <w:ind w:left="1296" w:hanging="1294"/>
      </w:pPr>
      <w:rPr>
        <w:rFonts w:cs="Times New Roman" w:hint="default"/>
      </w:rPr>
    </w:lvl>
    <w:lvl w:ilvl="7">
      <w:start w:val="1"/>
      <w:numFmt w:val="decimal"/>
      <w:lvlText w:val="%1.%2.%3.%4.%5.%6.%7.%8"/>
      <w:lvlJc w:val="left"/>
      <w:pPr>
        <w:ind w:left="1440" w:hanging="1438"/>
      </w:pPr>
      <w:rPr>
        <w:rFonts w:cs="Times New Roman" w:hint="default"/>
      </w:rPr>
    </w:lvl>
    <w:lvl w:ilvl="8">
      <w:start w:val="1"/>
      <w:numFmt w:val="decimal"/>
      <w:lvlText w:val="%1.%2.%3.%4.%5.%6.%7.%8.%9"/>
      <w:lvlJc w:val="left"/>
      <w:pPr>
        <w:ind w:left="1584" w:hanging="1582"/>
      </w:pPr>
      <w:rPr>
        <w:rFonts w:cs="Times New Roman" w:hint="default"/>
      </w:rPr>
    </w:lvl>
  </w:abstractNum>
  <w:abstractNum w:abstractNumId="14" w15:restartNumberingAfterBreak="0">
    <w:nsid w:val="3AD963C8"/>
    <w:multiLevelType w:val="hybridMultilevel"/>
    <w:tmpl w:val="5DBC8B0A"/>
    <w:lvl w:ilvl="0" w:tplc="8EB2B864">
      <w:start w:val="1"/>
      <w:numFmt w:val="bullet"/>
      <w:pStyle w:val="ListBullet3"/>
      <w:lvlText w:val=""/>
      <w:lvlJc w:val="left"/>
      <w:pPr>
        <w:ind w:left="1514" w:hanging="358"/>
      </w:pPr>
      <w:rPr>
        <w:rFonts w:ascii="Wingdings" w:hAnsi="Wingdings" w:hint="default"/>
      </w:rPr>
    </w:lvl>
    <w:lvl w:ilvl="1" w:tplc="71A442DC">
      <w:start w:val="1"/>
      <w:numFmt w:val="bullet"/>
      <w:lvlText w:val="o"/>
      <w:lvlJc w:val="left"/>
      <w:pPr>
        <w:ind w:left="2234" w:hanging="358"/>
      </w:pPr>
      <w:rPr>
        <w:rFonts w:ascii="Courier New" w:hAnsi="Courier New" w:cs="Courier New" w:hint="default"/>
      </w:rPr>
    </w:lvl>
    <w:lvl w:ilvl="2" w:tplc="65CA6558">
      <w:start w:val="1"/>
      <w:numFmt w:val="bullet"/>
      <w:lvlText w:val=""/>
      <w:lvlJc w:val="left"/>
      <w:pPr>
        <w:ind w:left="2954" w:hanging="358"/>
      </w:pPr>
      <w:rPr>
        <w:rFonts w:ascii="Wingdings" w:hAnsi="Wingdings" w:hint="default"/>
      </w:rPr>
    </w:lvl>
    <w:lvl w:ilvl="3" w:tplc="6C963ADC">
      <w:start w:val="1"/>
      <w:numFmt w:val="bullet"/>
      <w:lvlText w:val=""/>
      <w:lvlJc w:val="left"/>
      <w:pPr>
        <w:ind w:left="3674" w:hanging="358"/>
      </w:pPr>
      <w:rPr>
        <w:rFonts w:ascii="Symbol" w:hAnsi="Symbol" w:hint="default"/>
      </w:rPr>
    </w:lvl>
    <w:lvl w:ilvl="4" w:tplc="5B729BB6">
      <w:start w:val="1"/>
      <w:numFmt w:val="bullet"/>
      <w:lvlText w:val="o"/>
      <w:lvlJc w:val="left"/>
      <w:pPr>
        <w:ind w:left="4394" w:hanging="358"/>
      </w:pPr>
      <w:rPr>
        <w:rFonts w:ascii="Courier New" w:hAnsi="Courier New" w:cs="Courier New" w:hint="default"/>
      </w:rPr>
    </w:lvl>
    <w:lvl w:ilvl="5" w:tplc="107814CE">
      <w:start w:val="1"/>
      <w:numFmt w:val="bullet"/>
      <w:lvlText w:val=""/>
      <w:lvlJc w:val="left"/>
      <w:pPr>
        <w:ind w:left="5114" w:hanging="358"/>
      </w:pPr>
      <w:rPr>
        <w:rFonts w:ascii="Wingdings" w:hAnsi="Wingdings" w:hint="default"/>
      </w:rPr>
    </w:lvl>
    <w:lvl w:ilvl="6" w:tplc="8F703CC2">
      <w:start w:val="1"/>
      <w:numFmt w:val="bullet"/>
      <w:lvlText w:val=""/>
      <w:lvlJc w:val="left"/>
      <w:pPr>
        <w:ind w:left="5834" w:hanging="358"/>
      </w:pPr>
      <w:rPr>
        <w:rFonts w:ascii="Symbol" w:hAnsi="Symbol" w:hint="default"/>
      </w:rPr>
    </w:lvl>
    <w:lvl w:ilvl="7" w:tplc="5852A312">
      <w:start w:val="1"/>
      <w:numFmt w:val="bullet"/>
      <w:lvlText w:val="o"/>
      <w:lvlJc w:val="left"/>
      <w:pPr>
        <w:ind w:left="6554" w:hanging="358"/>
      </w:pPr>
      <w:rPr>
        <w:rFonts w:ascii="Courier New" w:hAnsi="Courier New" w:cs="Courier New" w:hint="default"/>
      </w:rPr>
    </w:lvl>
    <w:lvl w:ilvl="8" w:tplc="5BF2B398">
      <w:start w:val="1"/>
      <w:numFmt w:val="bullet"/>
      <w:lvlText w:val=""/>
      <w:lvlJc w:val="left"/>
      <w:pPr>
        <w:ind w:left="7274" w:hanging="358"/>
      </w:pPr>
      <w:rPr>
        <w:rFonts w:ascii="Wingdings" w:hAnsi="Wingdings" w:hint="default"/>
      </w:rPr>
    </w:lvl>
  </w:abstractNum>
  <w:abstractNum w:abstractNumId="15" w15:restartNumberingAfterBreak="0">
    <w:nsid w:val="3C8330FA"/>
    <w:multiLevelType w:val="hybridMultilevel"/>
    <w:tmpl w:val="51E648D6"/>
    <w:lvl w:ilvl="0" w:tplc="CD3042B6">
      <w:start w:val="1"/>
      <w:numFmt w:val="bullet"/>
      <w:lvlText w:val=""/>
      <w:lvlJc w:val="left"/>
      <w:pPr>
        <w:ind w:left="720" w:hanging="359"/>
      </w:pPr>
      <w:rPr>
        <w:rFonts w:ascii="Symbol" w:hAnsi="Symbol" w:hint="default"/>
      </w:rPr>
    </w:lvl>
    <w:lvl w:ilvl="1" w:tplc="99B06AEC">
      <w:start w:val="1"/>
      <w:numFmt w:val="bullet"/>
      <w:lvlText w:val="o"/>
      <w:lvlJc w:val="left"/>
      <w:pPr>
        <w:ind w:left="1440" w:hanging="359"/>
      </w:pPr>
      <w:rPr>
        <w:rFonts w:ascii="Courier New" w:hAnsi="Courier New" w:cs="Courier New" w:hint="default"/>
      </w:rPr>
    </w:lvl>
    <w:lvl w:ilvl="2" w:tplc="6E982EF6">
      <w:start w:val="1"/>
      <w:numFmt w:val="bullet"/>
      <w:lvlText w:val=""/>
      <w:lvlJc w:val="left"/>
      <w:pPr>
        <w:ind w:left="2160" w:hanging="359"/>
      </w:pPr>
      <w:rPr>
        <w:rFonts w:ascii="Wingdings" w:hAnsi="Wingdings" w:hint="default"/>
      </w:rPr>
    </w:lvl>
    <w:lvl w:ilvl="3" w:tplc="154A3D4E">
      <w:start w:val="1"/>
      <w:numFmt w:val="bullet"/>
      <w:lvlText w:val=""/>
      <w:lvlJc w:val="left"/>
      <w:pPr>
        <w:ind w:left="2880" w:hanging="359"/>
      </w:pPr>
      <w:rPr>
        <w:rFonts w:ascii="Symbol" w:hAnsi="Symbol" w:hint="default"/>
      </w:rPr>
    </w:lvl>
    <w:lvl w:ilvl="4" w:tplc="392A7154">
      <w:start w:val="1"/>
      <w:numFmt w:val="bullet"/>
      <w:lvlText w:val="o"/>
      <w:lvlJc w:val="left"/>
      <w:pPr>
        <w:ind w:left="3600" w:hanging="359"/>
      </w:pPr>
      <w:rPr>
        <w:rFonts w:ascii="Courier New" w:hAnsi="Courier New" w:cs="Courier New" w:hint="default"/>
      </w:rPr>
    </w:lvl>
    <w:lvl w:ilvl="5" w:tplc="25F81AA8">
      <w:start w:val="1"/>
      <w:numFmt w:val="bullet"/>
      <w:lvlText w:val=""/>
      <w:lvlJc w:val="left"/>
      <w:pPr>
        <w:ind w:left="4320" w:hanging="359"/>
      </w:pPr>
      <w:rPr>
        <w:rFonts w:ascii="Wingdings" w:hAnsi="Wingdings" w:hint="default"/>
      </w:rPr>
    </w:lvl>
    <w:lvl w:ilvl="6" w:tplc="13200076">
      <w:start w:val="1"/>
      <w:numFmt w:val="bullet"/>
      <w:lvlText w:val=""/>
      <w:lvlJc w:val="left"/>
      <w:pPr>
        <w:ind w:left="5040" w:hanging="359"/>
      </w:pPr>
      <w:rPr>
        <w:rFonts w:ascii="Symbol" w:hAnsi="Symbol" w:hint="default"/>
      </w:rPr>
    </w:lvl>
    <w:lvl w:ilvl="7" w:tplc="E94470DE">
      <w:start w:val="1"/>
      <w:numFmt w:val="bullet"/>
      <w:lvlText w:val="o"/>
      <w:lvlJc w:val="left"/>
      <w:pPr>
        <w:ind w:left="5760" w:hanging="359"/>
      </w:pPr>
      <w:rPr>
        <w:rFonts w:ascii="Courier New" w:hAnsi="Courier New" w:cs="Courier New" w:hint="default"/>
      </w:rPr>
    </w:lvl>
    <w:lvl w:ilvl="8" w:tplc="54546E06">
      <w:start w:val="1"/>
      <w:numFmt w:val="bullet"/>
      <w:lvlText w:val=""/>
      <w:lvlJc w:val="left"/>
      <w:pPr>
        <w:ind w:left="6480" w:hanging="359"/>
      </w:pPr>
      <w:rPr>
        <w:rFonts w:ascii="Wingdings" w:hAnsi="Wingdings" w:hint="default"/>
      </w:rPr>
    </w:lvl>
  </w:abstractNum>
  <w:abstractNum w:abstractNumId="16" w15:restartNumberingAfterBreak="0">
    <w:nsid w:val="43426E5D"/>
    <w:multiLevelType w:val="hybridMultilevel"/>
    <w:tmpl w:val="7908C5B8"/>
    <w:styleLink w:val="Sources"/>
    <w:lvl w:ilvl="0" w:tplc="A8789A3E">
      <w:start w:val="1"/>
      <w:numFmt w:val="none"/>
      <w:pStyle w:val="Sources"/>
      <w:lvlText w:val="Source:"/>
      <w:lvlJc w:val="left"/>
      <w:pPr>
        <w:tabs>
          <w:tab w:val="left" w:pos="624"/>
        </w:tabs>
        <w:ind w:left="624" w:hanging="622"/>
      </w:pPr>
      <w:rPr>
        <w:rFonts w:cs="Times New Roman"/>
      </w:rPr>
    </w:lvl>
    <w:lvl w:ilvl="1" w:tplc="C602EE66">
      <w:start w:val="1"/>
      <w:numFmt w:val="none"/>
      <w:lvlText w:val=""/>
      <w:lvlJc w:val="left"/>
      <w:pPr>
        <w:ind w:left="720" w:hanging="358"/>
      </w:pPr>
      <w:rPr>
        <w:rFonts w:cs="Times New Roman" w:hint="default"/>
      </w:rPr>
    </w:lvl>
    <w:lvl w:ilvl="2" w:tplc="710C7B1A">
      <w:start w:val="1"/>
      <w:numFmt w:val="none"/>
      <w:lvlText w:val=""/>
      <w:lvlJc w:val="left"/>
      <w:pPr>
        <w:ind w:left="1080" w:hanging="358"/>
      </w:pPr>
      <w:rPr>
        <w:rFonts w:cs="Times New Roman" w:hint="default"/>
      </w:rPr>
    </w:lvl>
    <w:lvl w:ilvl="3" w:tplc="EF9E0466">
      <w:start w:val="1"/>
      <w:numFmt w:val="none"/>
      <w:lvlText w:val=""/>
      <w:lvlJc w:val="left"/>
      <w:pPr>
        <w:ind w:left="1440" w:hanging="358"/>
      </w:pPr>
      <w:rPr>
        <w:rFonts w:cs="Times New Roman" w:hint="default"/>
      </w:rPr>
    </w:lvl>
    <w:lvl w:ilvl="4" w:tplc="2414653C">
      <w:start w:val="1"/>
      <w:numFmt w:val="none"/>
      <w:lvlText w:val=""/>
      <w:lvlJc w:val="left"/>
      <w:pPr>
        <w:ind w:left="1800" w:hanging="358"/>
      </w:pPr>
      <w:rPr>
        <w:rFonts w:cs="Times New Roman" w:hint="default"/>
      </w:rPr>
    </w:lvl>
    <w:lvl w:ilvl="5" w:tplc="35B27AD2">
      <w:start w:val="1"/>
      <w:numFmt w:val="none"/>
      <w:lvlText w:val=""/>
      <w:lvlJc w:val="left"/>
      <w:pPr>
        <w:ind w:left="2160" w:hanging="358"/>
      </w:pPr>
      <w:rPr>
        <w:rFonts w:cs="Times New Roman" w:hint="default"/>
      </w:rPr>
    </w:lvl>
    <w:lvl w:ilvl="6" w:tplc="4FDC1F1C">
      <w:start w:val="1"/>
      <w:numFmt w:val="none"/>
      <w:lvlText w:val=""/>
      <w:lvlJc w:val="left"/>
      <w:pPr>
        <w:ind w:left="2520" w:hanging="358"/>
      </w:pPr>
      <w:rPr>
        <w:rFonts w:cs="Times New Roman" w:hint="default"/>
      </w:rPr>
    </w:lvl>
    <w:lvl w:ilvl="7" w:tplc="E618C0EA">
      <w:start w:val="1"/>
      <w:numFmt w:val="none"/>
      <w:lvlText w:val=""/>
      <w:lvlJc w:val="left"/>
      <w:pPr>
        <w:ind w:left="2880" w:hanging="358"/>
      </w:pPr>
      <w:rPr>
        <w:rFonts w:cs="Times New Roman" w:hint="default"/>
      </w:rPr>
    </w:lvl>
    <w:lvl w:ilvl="8" w:tplc="77AEC7BA">
      <w:start w:val="1"/>
      <w:numFmt w:val="none"/>
      <w:lvlText w:val=""/>
      <w:lvlJc w:val="left"/>
      <w:pPr>
        <w:ind w:left="3240" w:hanging="358"/>
      </w:pPr>
      <w:rPr>
        <w:rFonts w:cs="Times New Roman" w:hint="default"/>
      </w:rPr>
    </w:lvl>
  </w:abstractNum>
  <w:abstractNum w:abstractNumId="17" w15:restartNumberingAfterBreak="0">
    <w:nsid w:val="475138D7"/>
    <w:multiLevelType w:val="hybridMultilevel"/>
    <w:tmpl w:val="7CB22C9C"/>
    <w:lvl w:ilvl="0" w:tplc="CEBA749E">
      <w:start w:val="1"/>
      <w:numFmt w:val="bullet"/>
      <w:pStyle w:val="ListBullet5"/>
      <w:lvlText w:val="–"/>
      <w:lvlJc w:val="left"/>
      <w:pPr>
        <w:ind w:left="360" w:hanging="358"/>
      </w:pPr>
      <w:rPr>
        <w:rFonts w:ascii="Feijoa Medium" w:hAnsi="Feijoa Medium" w:hint="default"/>
      </w:rPr>
    </w:lvl>
    <w:lvl w:ilvl="1" w:tplc="70887006">
      <w:start w:val="1"/>
      <w:numFmt w:val="bullet"/>
      <w:lvlText w:val="o"/>
      <w:lvlJc w:val="left"/>
      <w:pPr>
        <w:ind w:left="1440" w:hanging="358"/>
      </w:pPr>
      <w:rPr>
        <w:rFonts w:ascii="Courier New" w:eastAsia="Courier New" w:hAnsi="Courier New" w:cs="Courier New" w:hint="default"/>
      </w:rPr>
    </w:lvl>
    <w:lvl w:ilvl="2" w:tplc="2FA8922E">
      <w:start w:val="1"/>
      <w:numFmt w:val="bullet"/>
      <w:lvlText w:val="§"/>
      <w:lvlJc w:val="left"/>
      <w:pPr>
        <w:ind w:left="2160" w:hanging="358"/>
      </w:pPr>
      <w:rPr>
        <w:rFonts w:ascii="Wingdings" w:eastAsia="Wingdings" w:hAnsi="Wingdings" w:cs="Wingdings" w:hint="default"/>
      </w:rPr>
    </w:lvl>
    <w:lvl w:ilvl="3" w:tplc="6D6A1D80">
      <w:start w:val="1"/>
      <w:numFmt w:val="bullet"/>
      <w:lvlText w:val="·"/>
      <w:lvlJc w:val="left"/>
      <w:pPr>
        <w:ind w:left="2880" w:hanging="358"/>
      </w:pPr>
      <w:rPr>
        <w:rFonts w:ascii="Symbol" w:eastAsia="Symbol" w:hAnsi="Symbol" w:cs="Symbol" w:hint="default"/>
      </w:rPr>
    </w:lvl>
    <w:lvl w:ilvl="4" w:tplc="3198F76C">
      <w:start w:val="1"/>
      <w:numFmt w:val="bullet"/>
      <w:lvlText w:val="o"/>
      <w:lvlJc w:val="left"/>
      <w:pPr>
        <w:ind w:left="3600" w:hanging="358"/>
      </w:pPr>
      <w:rPr>
        <w:rFonts w:ascii="Courier New" w:eastAsia="Courier New" w:hAnsi="Courier New" w:cs="Courier New" w:hint="default"/>
      </w:rPr>
    </w:lvl>
    <w:lvl w:ilvl="5" w:tplc="8AA8E8DE">
      <w:start w:val="1"/>
      <w:numFmt w:val="bullet"/>
      <w:lvlText w:val="§"/>
      <w:lvlJc w:val="left"/>
      <w:pPr>
        <w:ind w:left="4320" w:hanging="358"/>
      </w:pPr>
      <w:rPr>
        <w:rFonts w:ascii="Wingdings" w:eastAsia="Wingdings" w:hAnsi="Wingdings" w:cs="Wingdings" w:hint="default"/>
      </w:rPr>
    </w:lvl>
    <w:lvl w:ilvl="6" w:tplc="1CD0B65E">
      <w:start w:val="1"/>
      <w:numFmt w:val="bullet"/>
      <w:lvlText w:val="·"/>
      <w:lvlJc w:val="left"/>
      <w:pPr>
        <w:ind w:left="5040" w:hanging="358"/>
      </w:pPr>
      <w:rPr>
        <w:rFonts w:ascii="Symbol" w:eastAsia="Symbol" w:hAnsi="Symbol" w:cs="Symbol" w:hint="default"/>
      </w:rPr>
    </w:lvl>
    <w:lvl w:ilvl="7" w:tplc="BAB40408">
      <w:start w:val="1"/>
      <w:numFmt w:val="bullet"/>
      <w:lvlText w:val="o"/>
      <w:lvlJc w:val="left"/>
      <w:pPr>
        <w:ind w:left="5760" w:hanging="358"/>
      </w:pPr>
      <w:rPr>
        <w:rFonts w:ascii="Courier New" w:eastAsia="Courier New" w:hAnsi="Courier New" w:cs="Courier New" w:hint="default"/>
      </w:rPr>
    </w:lvl>
    <w:lvl w:ilvl="8" w:tplc="25360690">
      <w:start w:val="1"/>
      <w:numFmt w:val="bullet"/>
      <w:lvlText w:val="§"/>
      <w:lvlJc w:val="left"/>
      <w:pPr>
        <w:ind w:left="6480" w:hanging="358"/>
      </w:pPr>
      <w:rPr>
        <w:rFonts w:ascii="Wingdings" w:eastAsia="Wingdings" w:hAnsi="Wingdings" w:cs="Wingdings" w:hint="default"/>
      </w:rPr>
    </w:lvl>
  </w:abstractNum>
  <w:abstractNum w:abstractNumId="18" w15:restartNumberingAfterBreak="0">
    <w:nsid w:val="485C235D"/>
    <w:multiLevelType w:val="multilevel"/>
    <w:tmpl w:val="45F0803C"/>
    <w:styleLink w:val="111111"/>
    <w:lvl w:ilvl="0">
      <w:start w:val="1"/>
      <w:numFmt w:val="decimal"/>
      <w:pStyle w:val="111111"/>
      <w:lvlText w:val="%1."/>
      <w:lvlJc w:val="left"/>
      <w:pPr>
        <w:tabs>
          <w:tab w:val="left" w:pos="360"/>
        </w:tabs>
        <w:ind w:left="360" w:hanging="358"/>
      </w:pPr>
      <w:rPr>
        <w:rFonts w:cs="Times New Roman"/>
      </w:rPr>
    </w:lvl>
    <w:lvl w:ilvl="1">
      <w:start w:val="1"/>
      <w:numFmt w:val="decimal"/>
      <w:lvlText w:val="%1.%2."/>
      <w:lvlJc w:val="left"/>
      <w:pPr>
        <w:tabs>
          <w:tab w:val="left" w:pos="792"/>
        </w:tabs>
        <w:ind w:left="792" w:hanging="430"/>
      </w:pPr>
      <w:rPr>
        <w:rFonts w:cs="Times New Roman"/>
      </w:rPr>
    </w:lvl>
    <w:lvl w:ilvl="2">
      <w:start w:val="1"/>
      <w:numFmt w:val="decimal"/>
      <w:lvlText w:val="%1.%2.%3."/>
      <w:lvlJc w:val="left"/>
      <w:pPr>
        <w:tabs>
          <w:tab w:val="left" w:pos="1224"/>
        </w:tabs>
        <w:ind w:left="1224" w:hanging="502"/>
      </w:pPr>
      <w:rPr>
        <w:rFonts w:cs="Times New Roman"/>
      </w:rPr>
    </w:lvl>
    <w:lvl w:ilvl="3">
      <w:start w:val="1"/>
      <w:numFmt w:val="decimal"/>
      <w:lvlText w:val="%1.%2.%3.%4."/>
      <w:lvlJc w:val="left"/>
      <w:pPr>
        <w:tabs>
          <w:tab w:val="left" w:pos="1800"/>
        </w:tabs>
        <w:ind w:left="1728" w:hanging="646"/>
      </w:pPr>
      <w:rPr>
        <w:rFonts w:cs="Times New Roman"/>
      </w:rPr>
    </w:lvl>
    <w:lvl w:ilvl="4">
      <w:start w:val="1"/>
      <w:numFmt w:val="decimal"/>
      <w:lvlText w:val="%1.%2.%3.%4.%5."/>
      <w:lvlJc w:val="left"/>
      <w:pPr>
        <w:tabs>
          <w:tab w:val="left" w:pos="2520"/>
        </w:tabs>
        <w:ind w:left="2232" w:hanging="790"/>
      </w:pPr>
      <w:rPr>
        <w:rFonts w:cs="Times New Roman"/>
      </w:rPr>
    </w:lvl>
    <w:lvl w:ilvl="5">
      <w:start w:val="1"/>
      <w:numFmt w:val="decimal"/>
      <w:lvlText w:val="%1.%2.%3.%4.%5.%6."/>
      <w:lvlJc w:val="left"/>
      <w:pPr>
        <w:tabs>
          <w:tab w:val="left" w:pos="2880"/>
        </w:tabs>
        <w:ind w:left="2736" w:hanging="934"/>
      </w:pPr>
      <w:rPr>
        <w:rFonts w:cs="Times New Roman"/>
      </w:rPr>
    </w:lvl>
    <w:lvl w:ilvl="6">
      <w:start w:val="1"/>
      <w:numFmt w:val="decimal"/>
      <w:lvlText w:val="%1.%2.%3.%4.%5.%6.%7."/>
      <w:lvlJc w:val="left"/>
      <w:pPr>
        <w:tabs>
          <w:tab w:val="left" w:pos="3600"/>
        </w:tabs>
        <w:ind w:left="3240" w:hanging="1078"/>
      </w:pPr>
      <w:rPr>
        <w:rFonts w:cs="Times New Roman"/>
      </w:rPr>
    </w:lvl>
    <w:lvl w:ilvl="7">
      <w:start w:val="1"/>
      <w:numFmt w:val="decimal"/>
      <w:lvlText w:val="%1.%2.%3.%4.%5.%6.%7.%8."/>
      <w:lvlJc w:val="left"/>
      <w:pPr>
        <w:tabs>
          <w:tab w:val="left" w:pos="3960"/>
        </w:tabs>
        <w:ind w:left="3744" w:hanging="1222"/>
      </w:pPr>
      <w:rPr>
        <w:rFonts w:cs="Times New Roman"/>
      </w:rPr>
    </w:lvl>
    <w:lvl w:ilvl="8">
      <w:start w:val="1"/>
      <w:numFmt w:val="decimal"/>
      <w:lvlText w:val="%1.%2.%3.%4.%5.%6.%7.%8.%9."/>
      <w:lvlJc w:val="left"/>
      <w:pPr>
        <w:tabs>
          <w:tab w:val="left" w:pos="4680"/>
        </w:tabs>
        <w:ind w:left="4320" w:hanging="1438"/>
      </w:pPr>
      <w:rPr>
        <w:rFonts w:cs="Times New Roman"/>
      </w:rPr>
    </w:lvl>
  </w:abstractNum>
  <w:abstractNum w:abstractNumId="19" w15:restartNumberingAfterBreak="0">
    <w:nsid w:val="4E6A1044"/>
    <w:multiLevelType w:val="hybridMultilevel"/>
    <w:tmpl w:val="593A654C"/>
    <w:lvl w:ilvl="0" w:tplc="8776281E">
      <w:start w:val="1"/>
      <w:numFmt w:val="decimal"/>
      <w:lvlText w:val="%1."/>
      <w:lvlJc w:val="left"/>
      <w:pPr>
        <w:ind w:left="360" w:hanging="359"/>
      </w:pPr>
      <w:rPr>
        <w:rFonts w:hint="default"/>
      </w:rPr>
    </w:lvl>
    <w:lvl w:ilvl="1" w:tplc="50F43B48">
      <w:start w:val="1"/>
      <w:numFmt w:val="lowerLetter"/>
      <w:lvlText w:val="%2."/>
      <w:lvlJc w:val="left"/>
      <w:pPr>
        <w:ind w:left="1080" w:hanging="359"/>
      </w:pPr>
    </w:lvl>
    <w:lvl w:ilvl="2" w:tplc="C82CE1C8">
      <w:start w:val="1"/>
      <w:numFmt w:val="lowerRoman"/>
      <w:lvlText w:val="%3."/>
      <w:lvlJc w:val="right"/>
      <w:pPr>
        <w:ind w:left="1800" w:hanging="179"/>
      </w:pPr>
    </w:lvl>
    <w:lvl w:ilvl="3" w:tplc="56322BA6">
      <w:start w:val="1"/>
      <w:numFmt w:val="decimal"/>
      <w:lvlText w:val="%4."/>
      <w:lvlJc w:val="left"/>
      <w:pPr>
        <w:ind w:left="2520" w:hanging="359"/>
      </w:pPr>
    </w:lvl>
    <w:lvl w:ilvl="4" w:tplc="F788D420">
      <w:start w:val="1"/>
      <w:numFmt w:val="lowerLetter"/>
      <w:lvlText w:val="%5."/>
      <w:lvlJc w:val="left"/>
      <w:pPr>
        <w:ind w:left="3240" w:hanging="359"/>
      </w:pPr>
    </w:lvl>
    <w:lvl w:ilvl="5" w:tplc="789EB820">
      <w:start w:val="1"/>
      <w:numFmt w:val="lowerRoman"/>
      <w:lvlText w:val="%6."/>
      <w:lvlJc w:val="right"/>
      <w:pPr>
        <w:ind w:left="3960" w:hanging="179"/>
      </w:pPr>
    </w:lvl>
    <w:lvl w:ilvl="6" w:tplc="275A2BE4">
      <w:start w:val="1"/>
      <w:numFmt w:val="decimal"/>
      <w:lvlText w:val="%7."/>
      <w:lvlJc w:val="left"/>
      <w:pPr>
        <w:ind w:left="4680" w:hanging="359"/>
      </w:pPr>
    </w:lvl>
    <w:lvl w:ilvl="7" w:tplc="1C0EA5D6">
      <w:start w:val="1"/>
      <w:numFmt w:val="lowerLetter"/>
      <w:lvlText w:val="%8."/>
      <w:lvlJc w:val="left"/>
      <w:pPr>
        <w:ind w:left="5400" w:hanging="359"/>
      </w:pPr>
    </w:lvl>
    <w:lvl w:ilvl="8" w:tplc="77C438F0">
      <w:start w:val="1"/>
      <w:numFmt w:val="lowerRoman"/>
      <w:lvlText w:val="%9."/>
      <w:lvlJc w:val="right"/>
      <w:pPr>
        <w:ind w:left="6120" w:hanging="179"/>
      </w:pPr>
    </w:lvl>
  </w:abstractNum>
  <w:abstractNum w:abstractNumId="20" w15:restartNumberingAfterBreak="0">
    <w:nsid w:val="55EB4DA2"/>
    <w:multiLevelType w:val="hybridMultilevel"/>
    <w:tmpl w:val="0CB259F8"/>
    <w:styleLink w:val="TableBullets"/>
    <w:lvl w:ilvl="0" w:tplc="ED44E45A">
      <w:start w:val="1"/>
      <w:numFmt w:val="bullet"/>
      <w:pStyle w:val="TableBullet"/>
      <w:lvlText w:val=""/>
      <w:lvlJc w:val="left"/>
      <w:pPr>
        <w:tabs>
          <w:tab w:val="left" w:pos="170"/>
        </w:tabs>
        <w:ind w:left="170" w:hanging="168"/>
      </w:pPr>
      <w:rPr>
        <w:rFonts w:ascii="Symbol" w:hAnsi="Symbol" w:hint="default"/>
      </w:rPr>
    </w:lvl>
    <w:lvl w:ilvl="1" w:tplc="1738166C">
      <w:start w:val="1"/>
      <w:numFmt w:val="bullet"/>
      <w:lvlText w:val="o"/>
      <w:lvlJc w:val="left"/>
      <w:pPr>
        <w:ind w:left="1440" w:hanging="358"/>
      </w:pPr>
      <w:rPr>
        <w:rFonts w:ascii="Courier New" w:hAnsi="Courier New" w:hint="default"/>
      </w:rPr>
    </w:lvl>
    <w:lvl w:ilvl="2" w:tplc="930A7226">
      <w:start w:val="1"/>
      <w:numFmt w:val="bullet"/>
      <w:lvlText w:val=""/>
      <w:lvlJc w:val="left"/>
      <w:pPr>
        <w:ind w:left="2160" w:hanging="358"/>
      </w:pPr>
      <w:rPr>
        <w:rFonts w:ascii="Wingdings" w:hAnsi="Wingdings" w:hint="default"/>
      </w:rPr>
    </w:lvl>
    <w:lvl w:ilvl="3" w:tplc="BC746386">
      <w:start w:val="1"/>
      <w:numFmt w:val="bullet"/>
      <w:lvlText w:val=""/>
      <w:lvlJc w:val="left"/>
      <w:pPr>
        <w:ind w:left="2880" w:hanging="358"/>
      </w:pPr>
      <w:rPr>
        <w:rFonts w:ascii="Symbol" w:hAnsi="Symbol" w:hint="default"/>
      </w:rPr>
    </w:lvl>
    <w:lvl w:ilvl="4" w:tplc="8E86519C">
      <w:start w:val="1"/>
      <w:numFmt w:val="bullet"/>
      <w:lvlText w:val="o"/>
      <w:lvlJc w:val="left"/>
      <w:pPr>
        <w:ind w:left="3600" w:hanging="358"/>
      </w:pPr>
      <w:rPr>
        <w:rFonts w:ascii="Courier New" w:hAnsi="Courier New" w:hint="default"/>
      </w:rPr>
    </w:lvl>
    <w:lvl w:ilvl="5" w:tplc="3D22B0D8">
      <w:start w:val="1"/>
      <w:numFmt w:val="bullet"/>
      <w:lvlText w:val=""/>
      <w:lvlJc w:val="left"/>
      <w:pPr>
        <w:ind w:left="4320" w:hanging="358"/>
      </w:pPr>
      <w:rPr>
        <w:rFonts w:ascii="Wingdings" w:hAnsi="Wingdings" w:hint="default"/>
      </w:rPr>
    </w:lvl>
    <w:lvl w:ilvl="6" w:tplc="CC9E3F36">
      <w:start w:val="1"/>
      <w:numFmt w:val="bullet"/>
      <w:lvlText w:val=""/>
      <w:lvlJc w:val="left"/>
      <w:pPr>
        <w:ind w:left="5040" w:hanging="358"/>
      </w:pPr>
      <w:rPr>
        <w:rFonts w:ascii="Symbol" w:hAnsi="Symbol" w:hint="default"/>
      </w:rPr>
    </w:lvl>
    <w:lvl w:ilvl="7" w:tplc="6490547A">
      <w:start w:val="1"/>
      <w:numFmt w:val="bullet"/>
      <w:lvlText w:val="o"/>
      <w:lvlJc w:val="left"/>
      <w:pPr>
        <w:ind w:left="5760" w:hanging="358"/>
      </w:pPr>
      <w:rPr>
        <w:rFonts w:ascii="Courier New" w:hAnsi="Courier New" w:hint="default"/>
      </w:rPr>
    </w:lvl>
    <w:lvl w:ilvl="8" w:tplc="5442BB8E">
      <w:start w:val="1"/>
      <w:numFmt w:val="bullet"/>
      <w:lvlText w:val=""/>
      <w:lvlJc w:val="left"/>
      <w:pPr>
        <w:ind w:left="6480" w:hanging="358"/>
      </w:pPr>
      <w:rPr>
        <w:rFonts w:ascii="Wingdings" w:hAnsi="Wingdings" w:hint="default"/>
      </w:rPr>
    </w:lvl>
  </w:abstractNum>
  <w:abstractNum w:abstractNumId="21" w15:restartNumberingAfterBreak="0">
    <w:nsid w:val="57477BDC"/>
    <w:multiLevelType w:val="hybridMultilevel"/>
    <w:tmpl w:val="E488C482"/>
    <w:lvl w:ilvl="0" w:tplc="45B23952">
      <w:start w:val="1"/>
      <w:numFmt w:val="decimal"/>
      <w:pStyle w:val="ListBullet4"/>
      <w:lvlText w:val="%1."/>
      <w:lvlJc w:val="left"/>
      <w:pPr>
        <w:ind w:left="360" w:hanging="358"/>
      </w:pPr>
      <w:rPr>
        <w:rFonts w:cs="Times New Roman"/>
      </w:rPr>
    </w:lvl>
    <w:lvl w:ilvl="1" w:tplc="5344B58E">
      <w:start w:val="1"/>
      <w:numFmt w:val="bullet"/>
      <w:lvlText w:val="o"/>
      <w:lvlJc w:val="left"/>
      <w:pPr>
        <w:ind w:left="1440" w:hanging="358"/>
      </w:pPr>
      <w:rPr>
        <w:rFonts w:ascii="Courier New" w:eastAsia="Courier New" w:hAnsi="Courier New" w:cs="Courier New" w:hint="default"/>
      </w:rPr>
    </w:lvl>
    <w:lvl w:ilvl="2" w:tplc="A252C3EE">
      <w:start w:val="1"/>
      <w:numFmt w:val="bullet"/>
      <w:lvlText w:val="§"/>
      <w:lvlJc w:val="left"/>
      <w:pPr>
        <w:ind w:left="2160" w:hanging="358"/>
      </w:pPr>
      <w:rPr>
        <w:rFonts w:ascii="Wingdings" w:eastAsia="Wingdings" w:hAnsi="Wingdings" w:cs="Wingdings" w:hint="default"/>
      </w:rPr>
    </w:lvl>
    <w:lvl w:ilvl="3" w:tplc="33023236">
      <w:start w:val="1"/>
      <w:numFmt w:val="bullet"/>
      <w:lvlText w:val="·"/>
      <w:lvlJc w:val="left"/>
      <w:pPr>
        <w:ind w:left="2880" w:hanging="358"/>
      </w:pPr>
      <w:rPr>
        <w:rFonts w:ascii="Symbol" w:eastAsia="Symbol" w:hAnsi="Symbol" w:cs="Symbol" w:hint="default"/>
      </w:rPr>
    </w:lvl>
    <w:lvl w:ilvl="4" w:tplc="C49C449E">
      <w:start w:val="1"/>
      <w:numFmt w:val="bullet"/>
      <w:lvlText w:val="o"/>
      <w:lvlJc w:val="left"/>
      <w:pPr>
        <w:ind w:left="3600" w:hanging="358"/>
      </w:pPr>
      <w:rPr>
        <w:rFonts w:ascii="Courier New" w:eastAsia="Courier New" w:hAnsi="Courier New" w:cs="Courier New" w:hint="default"/>
      </w:rPr>
    </w:lvl>
    <w:lvl w:ilvl="5" w:tplc="EDE03A60">
      <w:start w:val="1"/>
      <w:numFmt w:val="bullet"/>
      <w:lvlText w:val="§"/>
      <w:lvlJc w:val="left"/>
      <w:pPr>
        <w:ind w:left="4320" w:hanging="358"/>
      </w:pPr>
      <w:rPr>
        <w:rFonts w:ascii="Wingdings" w:eastAsia="Wingdings" w:hAnsi="Wingdings" w:cs="Wingdings" w:hint="default"/>
      </w:rPr>
    </w:lvl>
    <w:lvl w:ilvl="6" w:tplc="BD1A1540">
      <w:start w:val="1"/>
      <w:numFmt w:val="bullet"/>
      <w:lvlText w:val="·"/>
      <w:lvlJc w:val="left"/>
      <w:pPr>
        <w:ind w:left="5040" w:hanging="358"/>
      </w:pPr>
      <w:rPr>
        <w:rFonts w:ascii="Symbol" w:eastAsia="Symbol" w:hAnsi="Symbol" w:cs="Symbol" w:hint="default"/>
      </w:rPr>
    </w:lvl>
    <w:lvl w:ilvl="7" w:tplc="93CEBE30">
      <w:start w:val="1"/>
      <w:numFmt w:val="bullet"/>
      <w:lvlText w:val="o"/>
      <w:lvlJc w:val="left"/>
      <w:pPr>
        <w:ind w:left="5760" w:hanging="358"/>
      </w:pPr>
      <w:rPr>
        <w:rFonts w:ascii="Courier New" w:eastAsia="Courier New" w:hAnsi="Courier New" w:cs="Courier New" w:hint="default"/>
      </w:rPr>
    </w:lvl>
    <w:lvl w:ilvl="8" w:tplc="DCD8D0A2">
      <w:start w:val="1"/>
      <w:numFmt w:val="bullet"/>
      <w:lvlText w:val="§"/>
      <w:lvlJc w:val="left"/>
      <w:pPr>
        <w:ind w:left="6480" w:hanging="358"/>
      </w:pPr>
      <w:rPr>
        <w:rFonts w:ascii="Wingdings" w:eastAsia="Wingdings" w:hAnsi="Wingdings" w:cs="Wingdings" w:hint="default"/>
      </w:rPr>
    </w:lvl>
  </w:abstractNum>
  <w:abstractNum w:abstractNumId="22" w15:restartNumberingAfterBreak="0">
    <w:nsid w:val="59613147"/>
    <w:multiLevelType w:val="hybridMultilevel"/>
    <w:tmpl w:val="6852934E"/>
    <w:lvl w:ilvl="0" w:tplc="93EADDA4">
      <w:start w:val="1"/>
      <w:numFmt w:val="decimal"/>
      <w:lvlText w:val="%1."/>
      <w:lvlJc w:val="left"/>
      <w:pPr>
        <w:ind w:left="720" w:hanging="359"/>
      </w:pPr>
      <w:rPr>
        <w:rFonts w:hint="default"/>
      </w:rPr>
    </w:lvl>
    <w:lvl w:ilvl="1" w:tplc="6648669A">
      <w:start w:val="1"/>
      <w:numFmt w:val="lowerLetter"/>
      <w:lvlText w:val="%2."/>
      <w:lvlJc w:val="left"/>
      <w:pPr>
        <w:ind w:left="1440" w:hanging="359"/>
      </w:pPr>
    </w:lvl>
    <w:lvl w:ilvl="2" w:tplc="B7EEA0AA">
      <w:start w:val="5"/>
      <w:numFmt w:val="decimal"/>
      <w:lvlText w:val="%3"/>
      <w:lvlJc w:val="left"/>
      <w:pPr>
        <w:ind w:left="2340" w:hanging="359"/>
      </w:pPr>
      <w:rPr>
        <w:rFonts w:hint="default"/>
      </w:rPr>
    </w:lvl>
    <w:lvl w:ilvl="3" w:tplc="46361D4A">
      <w:start w:val="1"/>
      <w:numFmt w:val="decimal"/>
      <w:lvlText w:val="%4."/>
      <w:lvlJc w:val="left"/>
      <w:pPr>
        <w:ind w:left="2880" w:hanging="359"/>
      </w:pPr>
    </w:lvl>
    <w:lvl w:ilvl="4" w:tplc="0AE8E68C">
      <w:start w:val="1"/>
      <w:numFmt w:val="lowerLetter"/>
      <w:lvlText w:val="%5."/>
      <w:lvlJc w:val="left"/>
      <w:pPr>
        <w:ind w:left="3600" w:hanging="359"/>
      </w:pPr>
    </w:lvl>
    <w:lvl w:ilvl="5" w:tplc="1944C548">
      <w:start w:val="1"/>
      <w:numFmt w:val="lowerRoman"/>
      <w:lvlText w:val="%6."/>
      <w:lvlJc w:val="right"/>
      <w:pPr>
        <w:ind w:left="4320" w:hanging="179"/>
      </w:pPr>
    </w:lvl>
    <w:lvl w:ilvl="6" w:tplc="E2300C1C">
      <w:start w:val="1"/>
      <w:numFmt w:val="decimal"/>
      <w:lvlText w:val="%7."/>
      <w:lvlJc w:val="left"/>
      <w:pPr>
        <w:ind w:left="5040" w:hanging="359"/>
      </w:pPr>
    </w:lvl>
    <w:lvl w:ilvl="7" w:tplc="ED5208F4">
      <w:start w:val="1"/>
      <w:numFmt w:val="lowerLetter"/>
      <w:lvlText w:val="%8."/>
      <w:lvlJc w:val="left"/>
      <w:pPr>
        <w:ind w:left="5760" w:hanging="359"/>
      </w:pPr>
    </w:lvl>
    <w:lvl w:ilvl="8" w:tplc="F894D416">
      <w:start w:val="1"/>
      <w:numFmt w:val="lowerRoman"/>
      <w:lvlText w:val="%9."/>
      <w:lvlJc w:val="right"/>
      <w:pPr>
        <w:ind w:left="6480" w:hanging="179"/>
      </w:pPr>
    </w:lvl>
  </w:abstractNum>
  <w:abstractNum w:abstractNumId="23" w15:restartNumberingAfterBreak="0">
    <w:nsid w:val="5F2142BD"/>
    <w:multiLevelType w:val="hybridMultilevel"/>
    <w:tmpl w:val="320655BE"/>
    <w:styleLink w:val="Bullets"/>
    <w:lvl w:ilvl="0" w:tplc="BE648B12">
      <w:start w:val="1"/>
      <w:numFmt w:val="bullet"/>
      <w:pStyle w:val="ListBullet"/>
      <w:lvlText w:val=""/>
      <w:lvlJc w:val="left"/>
      <w:pPr>
        <w:tabs>
          <w:tab w:val="left" w:pos="199"/>
        </w:tabs>
        <w:ind w:left="199" w:hanging="197"/>
      </w:pPr>
      <w:rPr>
        <w:rFonts w:ascii="Symbol" w:hAnsi="Symbol" w:hint="default"/>
      </w:rPr>
    </w:lvl>
    <w:lvl w:ilvl="1" w:tplc="CA2EBB8A">
      <w:start w:val="1"/>
      <w:numFmt w:val="bullet"/>
      <w:pStyle w:val="ListBullet2"/>
      <w:lvlText w:val="–"/>
      <w:lvlJc w:val="left"/>
      <w:pPr>
        <w:tabs>
          <w:tab w:val="left" w:pos="397"/>
        </w:tabs>
        <w:ind w:left="397" w:hanging="196"/>
      </w:pPr>
      <w:rPr>
        <w:rFonts w:ascii="Arial" w:hAnsi="Arial" w:hint="default"/>
      </w:rPr>
    </w:lvl>
    <w:lvl w:ilvl="2" w:tplc="14463B4C">
      <w:start w:val="1"/>
      <w:numFmt w:val="bullet"/>
      <w:lvlText w:val="–"/>
      <w:lvlJc w:val="left"/>
      <w:pPr>
        <w:tabs>
          <w:tab w:val="left" w:pos="595"/>
        </w:tabs>
        <w:ind w:left="595" w:hanging="196"/>
      </w:pPr>
      <w:rPr>
        <w:rFonts w:ascii="Arial" w:hAnsi="Arial" w:hint="default"/>
      </w:rPr>
    </w:lvl>
    <w:lvl w:ilvl="3" w:tplc="33164C50">
      <w:start w:val="1"/>
      <w:numFmt w:val="none"/>
      <w:lvlText w:val=""/>
      <w:lvlJc w:val="left"/>
      <w:pPr>
        <w:ind w:left="2880" w:hanging="358"/>
      </w:pPr>
      <w:rPr>
        <w:rFonts w:cs="Times New Roman" w:hint="default"/>
      </w:rPr>
    </w:lvl>
    <w:lvl w:ilvl="4" w:tplc="EFECE658">
      <w:start w:val="1"/>
      <w:numFmt w:val="none"/>
      <w:lvlText w:val=""/>
      <w:lvlJc w:val="left"/>
      <w:pPr>
        <w:ind w:left="3600" w:hanging="358"/>
      </w:pPr>
      <w:rPr>
        <w:rFonts w:cs="Times New Roman" w:hint="default"/>
      </w:rPr>
    </w:lvl>
    <w:lvl w:ilvl="5" w:tplc="68C25EB8">
      <w:start w:val="1"/>
      <w:numFmt w:val="none"/>
      <w:lvlText w:val=""/>
      <w:lvlJc w:val="left"/>
      <w:pPr>
        <w:ind w:left="4320" w:hanging="358"/>
      </w:pPr>
      <w:rPr>
        <w:rFonts w:cs="Times New Roman" w:hint="default"/>
      </w:rPr>
    </w:lvl>
    <w:lvl w:ilvl="6" w:tplc="332A3BFE">
      <w:start w:val="1"/>
      <w:numFmt w:val="none"/>
      <w:lvlText w:val=""/>
      <w:lvlJc w:val="left"/>
      <w:pPr>
        <w:ind w:left="5040" w:hanging="358"/>
      </w:pPr>
      <w:rPr>
        <w:rFonts w:cs="Times New Roman" w:hint="default"/>
      </w:rPr>
    </w:lvl>
    <w:lvl w:ilvl="7" w:tplc="E9F024F0">
      <w:start w:val="1"/>
      <w:numFmt w:val="none"/>
      <w:lvlText w:val=""/>
      <w:lvlJc w:val="left"/>
      <w:pPr>
        <w:ind w:left="5760" w:hanging="358"/>
      </w:pPr>
      <w:rPr>
        <w:rFonts w:cs="Times New Roman" w:hint="default"/>
      </w:rPr>
    </w:lvl>
    <w:lvl w:ilvl="8" w:tplc="71C872D2">
      <w:start w:val="1"/>
      <w:numFmt w:val="none"/>
      <w:lvlText w:val=""/>
      <w:lvlJc w:val="left"/>
      <w:pPr>
        <w:ind w:left="6480" w:hanging="358"/>
      </w:pPr>
      <w:rPr>
        <w:rFonts w:cs="Times New Roman" w:hint="default"/>
      </w:rPr>
    </w:lvl>
  </w:abstractNum>
  <w:abstractNum w:abstractNumId="24" w15:restartNumberingAfterBreak="0">
    <w:nsid w:val="67336384"/>
    <w:multiLevelType w:val="hybridMultilevel"/>
    <w:tmpl w:val="F940D7BE"/>
    <w:lvl w:ilvl="0" w:tplc="340C0CA8">
      <w:start w:val="1"/>
      <w:numFmt w:val="bullet"/>
      <w:pStyle w:val="ListNumber4"/>
      <w:lvlText w:val=""/>
      <w:lvlJc w:val="left"/>
      <w:pPr>
        <w:tabs>
          <w:tab w:val="left" w:pos="1209"/>
        </w:tabs>
        <w:ind w:left="1209" w:hanging="358"/>
      </w:pPr>
      <w:rPr>
        <w:rFonts w:ascii="Symbol" w:hAnsi="Symbol" w:hint="default"/>
      </w:rPr>
    </w:lvl>
    <w:lvl w:ilvl="1" w:tplc="08BC62A4">
      <w:start w:val="1"/>
      <w:numFmt w:val="bullet"/>
      <w:lvlText w:val="o"/>
      <w:lvlJc w:val="left"/>
      <w:pPr>
        <w:ind w:left="1440" w:hanging="358"/>
      </w:pPr>
      <w:rPr>
        <w:rFonts w:ascii="Courier New" w:eastAsia="Courier New" w:hAnsi="Courier New" w:cs="Courier New" w:hint="default"/>
      </w:rPr>
    </w:lvl>
    <w:lvl w:ilvl="2" w:tplc="A42A5A4E">
      <w:start w:val="1"/>
      <w:numFmt w:val="bullet"/>
      <w:lvlText w:val="§"/>
      <w:lvlJc w:val="left"/>
      <w:pPr>
        <w:ind w:left="2160" w:hanging="358"/>
      </w:pPr>
      <w:rPr>
        <w:rFonts w:ascii="Wingdings" w:eastAsia="Wingdings" w:hAnsi="Wingdings" w:cs="Wingdings" w:hint="default"/>
      </w:rPr>
    </w:lvl>
    <w:lvl w:ilvl="3" w:tplc="D774291E">
      <w:start w:val="1"/>
      <w:numFmt w:val="bullet"/>
      <w:lvlText w:val="·"/>
      <w:lvlJc w:val="left"/>
      <w:pPr>
        <w:ind w:left="2880" w:hanging="358"/>
      </w:pPr>
      <w:rPr>
        <w:rFonts w:ascii="Symbol" w:eastAsia="Symbol" w:hAnsi="Symbol" w:cs="Symbol" w:hint="default"/>
      </w:rPr>
    </w:lvl>
    <w:lvl w:ilvl="4" w:tplc="E37C99CE">
      <w:start w:val="1"/>
      <w:numFmt w:val="bullet"/>
      <w:lvlText w:val="o"/>
      <w:lvlJc w:val="left"/>
      <w:pPr>
        <w:ind w:left="3600" w:hanging="358"/>
      </w:pPr>
      <w:rPr>
        <w:rFonts w:ascii="Courier New" w:eastAsia="Courier New" w:hAnsi="Courier New" w:cs="Courier New" w:hint="default"/>
      </w:rPr>
    </w:lvl>
    <w:lvl w:ilvl="5" w:tplc="179053D2">
      <w:start w:val="1"/>
      <w:numFmt w:val="bullet"/>
      <w:lvlText w:val="§"/>
      <w:lvlJc w:val="left"/>
      <w:pPr>
        <w:ind w:left="4320" w:hanging="358"/>
      </w:pPr>
      <w:rPr>
        <w:rFonts w:ascii="Wingdings" w:eastAsia="Wingdings" w:hAnsi="Wingdings" w:cs="Wingdings" w:hint="default"/>
      </w:rPr>
    </w:lvl>
    <w:lvl w:ilvl="6" w:tplc="F446AE48">
      <w:start w:val="1"/>
      <w:numFmt w:val="bullet"/>
      <w:lvlText w:val="·"/>
      <w:lvlJc w:val="left"/>
      <w:pPr>
        <w:ind w:left="5040" w:hanging="358"/>
      </w:pPr>
      <w:rPr>
        <w:rFonts w:ascii="Symbol" w:eastAsia="Symbol" w:hAnsi="Symbol" w:cs="Symbol" w:hint="default"/>
      </w:rPr>
    </w:lvl>
    <w:lvl w:ilvl="7" w:tplc="AD4E013E">
      <w:start w:val="1"/>
      <w:numFmt w:val="bullet"/>
      <w:lvlText w:val="o"/>
      <w:lvlJc w:val="left"/>
      <w:pPr>
        <w:ind w:left="5760" w:hanging="358"/>
      </w:pPr>
      <w:rPr>
        <w:rFonts w:ascii="Courier New" w:eastAsia="Courier New" w:hAnsi="Courier New" w:cs="Courier New" w:hint="default"/>
      </w:rPr>
    </w:lvl>
    <w:lvl w:ilvl="8" w:tplc="23E21F7E">
      <w:start w:val="1"/>
      <w:numFmt w:val="bullet"/>
      <w:lvlText w:val="§"/>
      <w:lvlJc w:val="left"/>
      <w:pPr>
        <w:ind w:left="6480" w:hanging="358"/>
      </w:pPr>
      <w:rPr>
        <w:rFonts w:ascii="Wingdings" w:eastAsia="Wingdings" w:hAnsi="Wingdings" w:cs="Wingdings" w:hint="default"/>
      </w:rPr>
    </w:lvl>
  </w:abstractNum>
  <w:abstractNum w:abstractNumId="25" w15:restartNumberingAfterBreak="0">
    <w:nsid w:val="69BD4C6A"/>
    <w:multiLevelType w:val="hybridMultilevel"/>
    <w:tmpl w:val="9B2419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A325C38"/>
    <w:multiLevelType w:val="hybridMultilevel"/>
    <w:tmpl w:val="1966C05E"/>
    <w:lvl w:ilvl="0" w:tplc="650603A0">
      <w:start w:val="1"/>
      <w:numFmt w:val="lowerRoman"/>
      <w:lvlText w:val="%1."/>
      <w:lvlJc w:val="left"/>
      <w:pPr>
        <w:ind w:left="1080" w:hanging="718"/>
      </w:pPr>
      <w:rPr>
        <w:rFonts w:hint="default"/>
      </w:rPr>
    </w:lvl>
    <w:lvl w:ilvl="1" w:tplc="4992D87C">
      <w:start w:val="1"/>
      <w:numFmt w:val="lowerLetter"/>
      <w:lvlText w:val="%2."/>
      <w:lvlJc w:val="left"/>
      <w:pPr>
        <w:ind w:left="1440" w:hanging="358"/>
      </w:pPr>
    </w:lvl>
    <w:lvl w:ilvl="2" w:tplc="A950D6CE">
      <w:start w:val="1"/>
      <w:numFmt w:val="lowerRoman"/>
      <w:lvlText w:val="%3."/>
      <w:lvlJc w:val="right"/>
      <w:pPr>
        <w:ind w:left="2160" w:hanging="178"/>
      </w:pPr>
    </w:lvl>
    <w:lvl w:ilvl="3" w:tplc="4EB262D6">
      <w:start w:val="1"/>
      <w:numFmt w:val="decimal"/>
      <w:lvlText w:val="%4."/>
      <w:lvlJc w:val="left"/>
      <w:pPr>
        <w:ind w:left="2880" w:hanging="358"/>
      </w:pPr>
    </w:lvl>
    <w:lvl w:ilvl="4" w:tplc="0C0212F6">
      <w:start w:val="1"/>
      <w:numFmt w:val="lowerLetter"/>
      <w:lvlText w:val="%5."/>
      <w:lvlJc w:val="left"/>
      <w:pPr>
        <w:ind w:left="3600" w:hanging="358"/>
      </w:pPr>
    </w:lvl>
    <w:lvl w:ilvl="5" w:tplc="B9B87D54">
      <w:start w:val="1"/>
      <w:numFmt w:val="lowerRoman"/>
      <w:lvlText w:val="%6."/>
      <w:lvlJc w:val="right"/>
      <w:pPr>
        <w:ind w:left="4320" w:hanging="178"/>
      </w:pPr>
    </w:lvl>
    <w:lvl w:ilvl="6" w:tplc="A2CCDFD2">
      <w:start w:val="1"/>
      <w:numFmt w:val="decimal"/>
      <w:lvlText w:val="%7."/>
      <w:lvlJc w:val="left"/>
      <w:pPr>
        <w:ind w:left="5040" w:hanging="358"/>
      </w:pPr>
    </w:lvl>
    <w:lvl w:ilvl="7" w:tplc="0346E336">
      <w:start w:val="1"/>
      <w:numFmt w:val="lowerLetter"/>
      <w:lvlText w:val="%8."/>
      <w:lvlJc w:val="left"/>
      <w:pPr>
        <w:ind w:left="5760" w:hanging="358"/>
      </w:pPr>
    </w:lvl>
    <w:lvl w:ilvl="8" w:tplc="2696A456">
      <w:start w:val="1"/>
      <w:numFmt w:val="lowerRoman"/>
      <w:lvlText w:val="%9."/>
      <w:lvlJc w:val="right"/>
      <w:pPr>
        <w:ind w:left="6480" w:hanging="178"/>
      </w:pPr>
    </w:lvl>
  </w:abstractNum>
  <w:abstractNum w:abstractNumId="27" w15:restartNumberingAfterBreak="0">
    <w:nsid w:val="6D2E4DA1"/>
    <w:multiLevelType w:val="hybridMultilevel"/>
    <w:tmpl w:val="C220C79E"/>
    <w:lvl w:ilvl="0" w:tplc="47EA36CE">
      <w:start w:val="1"/>
      <w:numFmt w:val="bullet"/>
      <w:lvlText w:val=""/>
      <w:lvlJc w:val="left"/>
      <w:pPr>
        <w:tabs>
          <w:tab w:val="num" w:pos="360"/>
        </w:tabs>
        <w:ind w:left="360" w:hanging="360"/>
      </w:pPr>
      <w:rPr>
        <w:rFonts w:ascii="Symbol" w:hAnsi="Symbol" w:hint="default"/>
        <w:sz w:val="24"/>
      </w:rPr>
    </w:lvl>
    <w:lvl w:ilvl="1" w:tplc="0C090003">
      <w:start w:val="1"/>
      <w:numFmt w:val="bullet"/>
      <w:lvlText w:val="o"/>
      <w:lvlJc w:val="left"/>
      <w:pPr>
        <w:tabs>
          <w:tab w:val="num" w:pos="987"/>
        </w:tabs>
        <w:ind w:left="987" w:hanging="360"/>
      </w:pPr>
      <w:rPr>
        <w:rFonts w:ascii="Courier New" w:hAnsi="Courier New" w:hint="default"/>
      </w:rPr>
    </w:lvl>
    <w:lvl w:ilvl="2" w:tplc="0C090005">
      <w:start w:val="1"/>
      <w:numFmt w:val="bullet"/>
      <w:lvlText w:val=""/>
      <w:lvlJc w:val="left"/>
      <w:pPr>
        <w:tabs>
          <w:tab w:val="num" w:pos="1707"/>
        </w:tabs>
        <w:ind w:left="1707" w:hanging="360"/>
      </w:pPr>
      <w:rPr>
        <w:rFonts w:ascii="Wingdings" w:hAnsi="Wingdings" w:hint="default"/>
      </w:rPr>
    </w:lvl>
    <w:lvl w:ilvl="3" w:tplc="0C090001" w:tentative="1">
      <w:start w:val="1"/>
      <w:numFmt w:val="bullet"/>
      <w:lvlText w:val=""/>
      <w:lvlJc w:val="left"/>
      <w:pPr>
        <w:tabs>
          <w:tab w:val="num" w:pos="2427"/>
        </w:tabs>
        <w:ind w:left="2427" w:hanging="360"/>
      </w:pPr>
      <w:rPr>
        <w:rFonts w:ascii="Symbol" w:hAnsi="Symbol" w:hint="default"/>
      </w:rPr>
    </w:lvl>
    <w:lvl w:ilvl="4" w:tplc="0C090003" w:tentative="1">
      <w:start w:val="1"/>
      <w:numFmt w:val="bullet"/>
      <w:lvlText w:val="o"/>
      <w:lvlJc w:val="left"/>
      <w:pPr>
        <w:tabs>
          <w:tab w:val="num" w:pos="3147"/>
        </w:tabs>
        <w:ind w:left="3147" w:hanging="360"/>
      </w:pPr>
      <w:rPr>
        <w:rFonts w:ascii="Courier New" w:hAnsi="Courier New" w:hint="default"/>
      </w:rPr>
    </w:lvl>
    <w:lvl w:ilvl="5" w:tplc="0C090005" w:tentative="1">
      <w:start w:val="1"/>
      <w:numFmt w:val="bullet"/>
      <w:lvlText w:val=""/>
      <w:lvlJc w:val="left"/>
      <w:pPr>
        <w:tabs>
          <w:tab w:val="num" w:pos="3867"/>
        </w:tabs>
        <w:ind w:left="3867" w:hanging="360"/>
      </w:pPr>
      <w:rPr>
        <w:rFonts w:ascii="Wingdings" w:hAnsi="Wingdings" w:hint="default"/>
      </w:rPr>
    </w:lvl>
    <w:lvl w:ilvl="6" w:tplc="0C090001" w:tentative="1">
      <w:start w:val="1"/>
      <w:numFmt w:val="bullet"/>
      <w:lvlText w:val=""/>
      <w:lvlJc w:val="left"/>
      <w:pPr>
        <w:tabs>
          <w:tab w:val="num" w:pos="4587"/>
        </w:tabs>
        <w:ind w:left="4587" w:hanging="360"/>
      </w:pPr>
      <w:rPr>
        <w:rFonts w:ascii="Symbol" w:hAnsi="Symbol" w:hint="default"/>
      </w:rPr>
    </w:lvl>
    <w:lvl w:ilvl="7" w:tplc="0C090003" w:tentative="1">
      <w:start w:val="1"/>
      <w:numFmt w:val="bullet"/>
      <w:lvlText w:val="o"/>
      <w:lvlJc w:val="left"/>
      <w:pPr>
        <w:tabs>
          <w:tab w:val="num" w:pos="5307"/>
        </w:tabs>
        <w:ind w:left="5307" w:hanging="360"/>
      </w:pPr>
      <w:rPr>
        <w:rFonts w:ascii="Courier New" w:hAnsi="Courier New" w:hint="default"/>
      </w:rPr>
    </w:lvl>
    <w:lvl w:ilvl="8" w:tplc="0C090005" w:tentative="1">
      <w:start w:val="1"/>
      <w:numFmt w:val="bullet"/>
      <w:lvlText w:val=""/>
      <w:lvlJc w:val="left"/>
      <w:pPr>
        <w:tabs>
          <w:tab w:val="num" w:pos="6027"/>
        </w:tabs>
        <w:ind w:left="6027" w:hanging="360"/>
      </w:pPr>
      <w:rPr>
        <w:rFonts w:ascii="Wingdings" w:hAnsi="Wingdings" w:hint="default"/>
      </w:rPr>
    </w:lvl>
  </w:abstractNum>
  <w:abstractNum w:abstractNumId="28" w15:restartNumberingAfterBreak="0">
    <w:nsid w:val="6D4E1EA2"/>
    <w:multiLevelType w:val="hybridMultilevel"/>
    <w:tmpl w:val="BF00D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2DC2903"/>
    <w:multiLevelType w:val="hybridMultilevel"/>
    <w:tmpl w:val="2F120D46"/>
    <w:lvl w:ilvl="0" w:tplc="7592BBA8">
      <w:start w:val="1"/>
      <w:numFmt w:val="bullet"/>
      <w:lvlText w:val=""/>
      <w:lvlJc w:val="left"/>
      <w:pPr>
        <w:ind w:left="720" w:hanging="359"/>
      </w:pPr>
      <w:rPr>
        <w:rFonts w:ascii="Symbol" w:hAnsi="Symbol" w:hint="default"/>
      </w:rPr>
    </w:lvl>
    <w:lvl w:ilvl="1" w:tplc="CBE6AFB2">
      <w:start w:val="1"/>
      <w:numFmt w:val="bullet"/>
      <w:lvlText w:val="o"/>
      <w:lvlJc w:val="left"/>
      <w:pPr>
        <w:ind w:left="1440" w:hanging="359"/>
      </w:pPr>
      <w:rPr>
        <w:rFonts w:ascii="Courier New" w:hAnsi="Courier New" w:cs="Courier New" w:hint="default"/>
      </w:rPr>
    </w:lvl>
    <w:lvl w:ilvl="2" w:tplc="D504BCE2">
      <w:start w:val="1"/>
      <w:numFmt w:val="bullet"/>
      <w:lvlText w:val=""/>
      <w:lvlJc w:val="left"/>
      <w:pPr>
        <w:ind w:left="2160" w:hanging="359"/>
      </w:pPr>
      <w:rPr>
        <w:rFonts w:ascii="Wingdings" w:hAnsi="Wingdings" w:hint="default"/>
      </w:rPr>
    </w:lvl>
    <w:lvl w:ilvl="3" w:tplc="C9647450">
      <w:start w:val="1"/>
      <w:numFmt w:val="bullet"/>
      <w:lvlText w:val=""/>
      <w:lvlJc w:val="left"/>
      <w:pPr>
        <w:ind w:left="2880" w:hanging="359"/>
      </w:pPr>
      <w:rPr>
        <w:rFonts w:ascii="Symbol" w:hAnsi="Symbol" w:hint="default"/>
      </w:rPr>
    </w:lvl>
    <w:lvl w:ilvl="4" w:tplc="C5CEF7D2">
      <w:start w:val="1"/>
      <w:numFmt w:val="bullet"/>
      <w:lvlText w:val="o"/>
      <w:lvlJc w:val="left"/>
      <w:pPr>
        <w:ind w:left="3600" w:hanging="359"/>
      </w:pPr>
      <w:rPr>
        <w:rFonts w:ascii="Courier New" w:hAnsi="Courier New" w:cs="Courier New" w:hint="default"/>
      </w:rPr>
    </w:lvl>
    <w:lvl w:ilvl="5" w:tplc="B4327058">
      <w:start w:val="1"/>
      <w:numFmt w:val="bullet"/>
      <w:lvlText w:val=""/>
      <w:lvlJc w:val="left"/>
      <w:pPr>
        <w:ind w:left="4320" w:hanging="359"/>
      </w:pPr>
      <w:rPr>
        <w:rFonts w:ascii="Wingdings" w:hAnsi="Wingdings" w:hint="default"/>
      </w:rPr>
    </w:lvl>
    <w:lvl w:ilvl="6" w:tplc="4DD08012">
      <w:start w:val="1"/>
      <w:numFmt w:val="bullet"/>
      <w:lvlText w:val=""/>
      <w:lvlJc w:val="left"/>
      <w:pPr>
        <w:ind w:left="5040" w:hanging="359"/>
      </w:pPr>
      <w:rPr>
        <w:rFonts w:ascii="Symbol" w:hAnsi="Symbol" w:hint="default"/>
      </w:rPr>
    </w:lvl>
    <w:lvl w:ilvl="7" w:tplc="D58E1FAE">
      <w:start w:val="1"/>
      <w:numFmt w:val="bullet"/>
      <w:lvlText w:val="o"/>
      <w:lvlJc w:val="left"/>
      <w:pPr>
        <w:ind w:left="5760" w:hanging="359"/>
      </w:pPr>
      <w:rPr>
        <w:rFonts w:ascii="Courier New" w:hAnsi="Courier New" w:cs="Courier New" w:hint="default"/>
      </w:rPr>
    </w:lvl>
    <w:lvl w:ilvl="8" w:tplc="ACEC4F16">
      <w:start w:val="1"/>
      <w:numFmt w:val="bullet"/>
      <w:lvlText w:val=""/>
      <w:lvlJc w:val="left"/>
      <w:pPr>
        <w:ind w:left="6480" w:hanging="359"/>
      </w:pPr>
      <w:rPr>
        <w:rFonts w:ascii="Wingdings" w:hAnsi="Wingdings" w:hint="default"/>
      </w:rPr>
    </w:lvl>
  </w:abstractNum>
  <w:abstractNum w:abstractNumId="30" w15:restartNumberingAfterBreak="0">
    <w:nsid w:val="75825FFC"/>
    <w:multiLevelType w:val="multilevel"/>
    <w:tmpl w:val="15A606FE"/>
    <w:styleLink w:val="ArticleSection"/>
    <w:lvl w:ilvl="0">
      <w:start w:val="1"/>
      <w:numFmt w:val="upperRoman"/>
      <w:pStyle w:val="ArticleSection"/>
      <w:lvlText w:val="Article %1."/>
      <w:lvlJc w:val="left"/>
      <w:pPr>
        <w:tabs>
          <w:tab w:val="left" w:pos="1440"/>
        </w:tabs>
      </w:pPr>
      <w:rPr>
        <w:rFonts w:cs="Times New Roman"/>
      </w:rPr>
    </w:lvl>
    <w:lvl w:ilvl="1">
      <w:start w:val="1"/>
      <w:numFmt w:val="decimalZero"/>
      <w:lvlText w:val="Section %1.%2"/>
      <w:lvlJc w:val="left"/>
      <w:pPr>
        <w:tabs>
          <w:tab w:val="left" w:pos="1080"/>
        </w:tabs>
      </w:pPr>
      <w:rPr>
        <w:rFonts w:cs="Times New Roman"/>
      </w:rPr>
    </w:lvl>
    <w:lvl w:ilvl="2">
      <w:start w:val="1"/>
      <w:numFmt w:val="lowerLetter"/>
      <w:lvlText w:val="(%3)"/>
      <w:lvlJc w:val="left"/>
      <w:pPr>
        <w:tabs>
          <w:tab w:val="left" w:pos="720"/>
        </w:tabs>
        <w:ind w:left="720" w:hanging="430"/>
      </w:pPr>
      <w:rPr>
        <w:rFonts w:cs="Times New Roman"/>
      </w:rPr>
    </w:lvl>
    <w:lvl w:ilvl="3">
      <w:start w:val="1"/>
      <w:numFmt w:val="lowerRoman"/>
      <w:lvlText w:val="(%4)"/>
      <w:lvlJc w:val="right"/>
      <w:pPr>
        <w:tabs>
          <w:tab w:val="left" w:pos="864"/>
        </w:tabs>
        <w:ind w:left="864" w:hanging="142"/>
      </w:pPr>
      <w:rPr>
        <w:rFonts w:cs="Times New Roman"/>
      </w:rPr>
    </w:lvl>
    <w:lvl w:ilvl="4">
      <w:start w:val="1"/>
      <w:numFmt w:val="decimal"/>
      <w:lvlText w:val="%5)"/>
      <w:lvlJc w:val="left"/>
      <w:pPr>
        <w:tabs>
          <w:tab w:val="left" w:pos="1008"/>
        </w:tabs>
        <w:ind w:left="1008" w:hanging="430"/>
      </w:pPr>
      <w:rPr>
        <w:rFonts w:cs="Times New Roman"/>
      </w:rPr>
    </w:lvl>
    <w:lvl w:ilvl="5">
      <w:start w:val="1"/>
      <w:numFmt w:val="lowerLetter"/>
      <w:lvlText w:val="%6)"/>
      <w:lvlJc w:val="left"/>
      <w:pPr>
        <w:tabs>
          <w:tab w:val="left" w:pos="1152"/>
        </w:tabs>
        <w:ind w:left="1152" w:hanging="430"/>
      </w:pPr>
      <w:rPr>
        <w:rFonts w:cs="Times New Roman"/>
      </w:rPr>
    </w:lvl>
    <w:lvl w:ilvl="6">
      <w:start w:val="1"/>
      <w:numFmt w:val="lowerRoman"/>
      <w:lvlText w:val="%7)"/>
      <w:lvlJc w:val="right"/>
      <w:pPr>
        <w:tabs>
          <w:tab w:val="left" w:pos="1296"/>
        </w:tabs>
        <w:ind w:left="1296" w:hanging="286"/>
      </w:pPr>
      <w:rPr>
        <w:rFonts w:cs="Times New Roman"/>
      </w:rPr>
    </w:lvl>
    <w:lvl w:ilvl="7">
      <w:start w:val="1"/>
      <w:numFmt w:val="lowerLetter"/>
      <w:lvlText w:val="%8."/>
      <w:lvlJc w:val="left"/>
      <w:pPr>
        <w:tabs>
          <w:tab w:val="left" w:pos="1440"/>
        </w:tabs>
        <w:ind w:left="1440" w:hanging="430"/>
      </w:pPr>
      <w:rPr>
        <w:rFonts w:cs="Times New Roman"/>
      </w:rPr>
    </w:lvl>
    <w:lvl w:ilvl="8">
      <w:start w:val="1"/>
      <w:numFmt w:val="lowerRoman"/>
      <w:lvlText w:val="%9."/>
      <w:lvlJc w:val="right"/>
      <w:pPr>
        <w:tabs>
          <w:tab w:val="left" w:pos="1584"/>
        </w:tabs>
        <w:ind w:left="1584" w:hanging="142"/>
      </w:pPr>
      <w:rPr>
        <w:rFonts w:cs="Times New Roman"/>
      </w:rPr>
    </w:lvl>
  </w:abstractNum>
  <w:abstractNum w:abstractNumId="31" w15:restartNumberingAfterBreak="0">
    <w:nsid w:val="75E51EBA"/>
    <w:multiLevelType w:val="hybridMultilevel"/>
    <w:tmpl w:val="E74E4C0A"/>
    <w:lvl w:ilvl="0" w:tplc="A2B6D2A0">
      <w:start w:val="1"/>
      <w:numFmt w:val="bullet"/>
      <w:lvlText w:val="-"/>
      <w:lvlJc w:val="left"/>
      <w:pPr>
        <w:ind w:left="720" w:hanging="358"/>
      </w:pPr>
      <w:rPr>
        <w:rFonts w:ascii="Calibri" w:eastAsia="Calibri" w:hAnsi="Calibri" w:cs="Calibri" w:hint="default"/>
      </w:rPr>
    </w:lvl>
    <w:lvl w:ilvl="1" w:tplc="BD2E0F2A">
      <w:start w:val="1"/>
      <w:numFmt w:val="bullet"/>
      <w:lvlText w:val="o"/>
      <w:lvlJc w:val="left"/>
      <w:pPr>
        <w:ind w:left="1440" w:hanging="358"/>
      </w:pPr>
      <w:rPr>
        <w:rFonts w:ascii="Courier New" w:hAnsi="Courier New" w:cs="Courier New" w:hint="default"/>
      </w:rPr>
    </w:lvl>
    <w:lvl w:ilvl="2" w:tplc="387AE81C">
      <w:start w:val="1"/>
      <w:numFmt w:val="bullet"/>
      <w:lvlText w:val=""/>
      <w:lvlJc w:val="left"/>
      <w:pPr>
        <w:ind w:left="2160" w:hanging="358"/>
      </w:pPr>
      <w:rPr>
        <w:rFonts w:ascii="Wingdings" w:hAnsi="Wingdings" w:hint="default"/>
      </w:rPr>
    </w:lvl>
    <w:lvl w:ilvl="3" w:tplc="376CB070">
      <w:start w:val="1"/>
      <w:numFmt w:val="bullet"/>
      <w:lvlText w:val=""/>
      <w:lvlJc w:val="left"/>
      <w:pPr>
        <w:ind w:left="2880" w:hanging="358"/>
      </w:pPr>
      <w:rPr>
        <w:rFonts w:ascii="Symbol" w:hAnsi="Symbol" w:hint="default"/>
      </w:rPr>
    </w:lvl>
    <w:lvl w:ilvl="4" w:tplc="40BCE6A0">
      <w:start w:val="1"/>
      <w:numFmt w:val="bullet"/>
      <w:lvlText w:val="o"/>
      <w:lvlJc w:val="left"/>
      <w:pPr>
        <w:ind w:left="3600" w:hanging="358"/>
      </w:pPr>
      <w:rPr>
        <w:rFonts w:ascii="Courier New" w:hAnsi="Courier New" w:cs="Courier New" w:hint="default"/>
      </w:rPr>
    </w:lvl>
    <w:lvl w:ilvl="5" w:tplc="3064C33A">
      <w:start w:val="1"/>
      <w:numFmt w:val="bullet"/>
      <w:lvlText w:val=""/>
      <w:lvlJc w:val="left"/>
      <w:pPr>
        <w:ind w:left="4320" w:hanging="358"/>
      </w:pPr>
      <w:rPr>
        <w:rFonts w:ascii="Wingdings" w:hAnsi="Wingdings" w:hint="default"/>
      </w:rPr>
    </w:lvl>
    <w:lvl w:ilvl="6" w:tplc="0D467496">
      <w:start w:val="1"/>
      <w:numFmt w:val="bullet"/>
      <w:lvlText w:val=""/>
      <w:lvlJc w:val="left"/>
      <w:pPr>
        <w:ind w:left="5040" w:hanging="358"/>
      </w:pPr>
      <w:rPr>
        <w:rFonts w:ascii="Symbol" w:hAnsi="Symbol" w:hint="default"/>
      </w:rPr>
    </w:lvl>
    <w:lvl w:ilvl="7" w:tplc="3C7825F8">
      <w:start w:val="1"/>
      <w:numFmt w:val="bullet"/>
      <w:lvlText w:val="o"/>
      <w:lvlJc w:val="left"/>
      <w:pPr>
        <w:ind w:left="5760" w:hanging="358"/>
      </w:pPr>
      <w:rPr>
        <w:rFonts w:ascii="Courier New" w:hAnsi="Courier New" w:cs="Courier New" w:hint="default"/>
      </w:rPr>
    </w:lvl>
    <w:lvl w:ilvl="8" w:tplc="E43A159C">
      <w:start w:val="1"/>
      <w:numFmt w:val="bullet"/>
      <w:lvlText w:val=""/>
      <w:lvlJc w:val="left"/>
      <w:pPr>
        <w:ind w:left="6480" w:hanging="358"/>
      </w:pPr>
      <w:rPr>
        <w:rFonts w:ascii="Wingdings" w:hAnsi="Wingdings" w:hint="default"/>
      </w:rPr>
    </w:lvl>
  </w:abstractNum>
  <w:num w:numId="1">
    <w:abstractNumId w:val="21"/>
  </w:num>
  <w:num w:numId="2">
    <w:abstractNumId w:val="17"/>
  </w:num>
  <w:num w:numId="3">
    <w:abstractNumId w:val="24"/>
  </w:num>
  <w:num w:numId="4">
    <w:abstractNumId w:val="4"/>
  </w:num>
  <w:num w:numId="5">
    <w:abstractNumId w:val="23"/>
  </w:num>
  <w:num w:numId="6">
    <w:abstractNumId w:val="16"/>
  </w:num>
  <w:num w:numId="7">
    <w:abstractNumId w:val="16"/>
  </w:num>
  <w:num w:numId="8">
    <w:abstractNumId w:val="20"/>
  </w:num>
  <w:num w:numId="9">
    <w:abstractNumId w:val="8"/>
  </w:num>
  <w:num w:numId="10">
    <w:abstractNumId w:val="18"/>
  </w:num>
  <w:num w:numId="11">
    <w:abstractNumId w:val="7"/>
  </w:num>
  <w:num w:numId="12">
    <w:abstractNumId w:val="30"/>
  </w:num>
  <w:num w:numId="13">
    <w:abstractNumId w:val="9"/>
  </w:num>
  <w:num w:numId="14">
    <w:abstractNumId w:val="13"/>
  </w:num>
  <w:num w:numId="15">
    <w:abstractNumId w:val="0"/>
  </w:num>
  <w:num w:numId="16">
    <w:abstractNumId w:val="14"/>
  </w:num>
  <w:num w:numId="17">
    <w:abstractNumId w:val="1"/>
  </w:num>
  <w:num w:numId="18">
    <w:abstractNumId w:val="10"/>
  </w:num>
  <w:num w:numId="19">
    <w:abstractNumId w:val="12"/>
  </w:num>
  <w:num w:numId="20">
    <w:abstractNumId w:val="31"/>
  </w:num>
  <w:num w:numId="21">
    <w:abstractNumId w:val="5"/>
  </w:num>
  <w:num w:numId="22">
    <w:abstractNumId w:val="22"/>
  </w:num>
  <w:num w:numId="23">
    <w:abstractNumId w:val="19"/>
  </w:num>
  <w:num w:numId="24">
    <w:abstractNumId w:val="15"/>
  </w:num>
  <w:num w:numId="25">
    <w:abstractNumId w:val="29"/>
  </w:num>
  <w:num w:numId="26">
    <w:abstractNumId w:val="26"/>
  </w:num>
  <w:num w:numId="27">
    <w:abstractNumId w:val="3"/>
  </w:num>
  <w:num w:numId="28">
    <w:abstractNumId w:val="13"/>
  </w:num>
  <w:num w:numId="29">
    <w:abstractNumId w:val="11"/>
  </w:num>
  <w:num w:numId="30">
    <w:abstractNumId w:val="6"/>
  </w:num>
  <w:num w:numId="31">
    <w:abstractNumId w:val="13"/>
  </w:num>
  <w:num w:numId="32">
    <w:abstractNumId w:val="28"/>
  </w:num>
  <w:num w:numId="33">
    <w:abstractNumId w:val="25"/>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ksen, Ruth (O&amp;A, Hobart)">
    <w15:presenceInfo w15:providerId="AD" w15:userId="S::eri008@csiro.au::15f0bc7a-0837-49a2-b649-a11d8279551b"/>
  </w15:person>
  <w15:person w15:author="Davies, Di (O&amp;A, Hobart)">
    <w15:presenceInfo w15:providerId="AD" w15:userId="S::dav615@csiro.au::7633a206-e6e1-4c48-af4c-46df3117f308"/>
  </w15:person>
  <w15:person w15:author="Trull, Tom (O&amp;A, Hobart)">
    <w15:presenceInfo w15:providerId="AD" w15:userId="S::tru050@csiro.au::d99224bd-d5e9-4c0a-9df5-dc0a46472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SIRO&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D395A"/>
    <w:rsid w:val="0001446C"/>
    <w:rsid w:val="000166F5"/>
    <w:rsid w:val="00020608"/>
    <w:rsid w:val="00020681"/>
    <w:rsid w:val="00023A29"/>
    <w:rsid w:val="00026870"/>
    <w:rsid w:val="00040AC6"/>
    <w:rsid w:val="00054365"/>
    <w:rsid w:val="00087916"/>
    <w:rsid w:val="000B52D9"/>
    <w:rsid w:val="000B6875"/>
    <w:rsid w:val="000D39A0"/>
    <w:rsid w:val="000D7999"/>
    <w:rsid w:val="000E1F20"/>
    <w:rsid w:val="0010624E"/>
    <w:rsid w:val="001243CE"/>
    <w:rsid w:val="0012676F"/>
    <w:rsid w:val="001270B1"/>
    <w:rsid w:val="00127B1E"/>
    <w:rsid w:val="00140DBB"/>
    <w:rsid w:val="00151690"/>
    <w:rsid w:val="00187AD2"/>
    <w:rsid w:val="001B1B99"/>
    <w:rsid w:val="001B64EE"/>
    <w:rsid w:val="001C0B58"/>
    <w:rsid w:val="001E2402"/>
    <w:rsid w:val="001F0948"/>
    <w:rsid w:val="00266440"/>
    <w:rsid w:val="002806CD"/>
    <w:rsid w:val="002905F4"/>
    <w:rsid w:val="002A6957"/>
    <w:rsid w:val="002D405F"/>
    <w:rsid w:val="002E2087"/>
    <w:rsid w:val="002E231F"/>
    <w:rsid w:val="002E5045"/>
    <w:rsid w:val="00311050"/>
    <w:rsid w:val="00311C93"/>
    <w:rsid w:val="003205B9"/>
    <w:rsid w:val="00321EE7"/>
    <w:rsid w:val="003312CF"/>
    <w:rsid w:val="003320A9"/>
    <w:rsid w:val="00354972"/>
    <w:rsid w:val="00360002"/>
    <w:rsid w:val="00375A9E"/>
    <w:rsid w:val="00383D22"/>
    <w:rsid w:val="003850E8"/>
    <w:rsid w:val="00387353"/>
    <w:rsid w:val="0039078F"/>
    <w:rsid w:val="003A5CC9"/>
    <w:rsid w:val="003C1707"/>
    <w:rsid w:val="003C313D"/>
    <w:rsid w:val="003F5AEA"/>
    <w:rsid w:val="00417DD4"/>
    <w:rsid w:val="00434527"/>
    <w:rsid w:val="00440315"/>
    <w:rsid w:val="004509D6"/>
    <w:rsid w:val="004548F4"/>
    <w:rsid w:val="00462345"/>
    <w:rsid w:val="004721F2"/>
    <w:rsid w:val="00480BD1"/>
    <w:rsid w:val="004856A0"/>
    <w:rsid w:val="00486FD9"/>
    <w:rsid w:val="004B70AC"/>
    <w:rsid w:val="004C0CC6"/>
    <w:rsid w:val="004E7663"/>
    <w:rsid w:val="005216F6"/>
    <w:rsid w:val="0052536A"/>
    <w:rsid w:val="005301D5"/>
    <w:rsid w:val="00532194"/>
    <w:rsid w:val="0055292C"/>
    <w:rsid w:val="0055358B"/>
    <w:rsid w:val="005543F6"/>
    <w:rsid w:val="00570800"/>
    <w:rsid w:val="00592397"/>
    <w:rsid w:val="005A1BC9"/>
    <w:rsid w:val="005B1063"/>
    <w:rsid w:val="005B4E7E"/>
    <w:rsid w:val="005B5DDC"/>
    <w:rsid w:val="005B70F1"/>
    <w:rsid w:val="00610F99"/>
    <w:rsid w:val="006639D7"/>
    <w:rsid w:val="0067232D"/>
    <w:rsid w:val="00693976"/>
    <w:rsid w:val="006A0491"/>
    <w:rsid w:val="006C1459"/>
    <w:rsid w:val="006C507F"/>
    <w:rsid w:val="006C6919"/>
    <w:rsid w:val="006D6D4E"/>
    <w:rsid w:val="006D7E0C"/>
    <w:rsid w:val="006F0304"/>
    <w:rsid w:val="006F518D"/>
    <w:rsid w:val="00715AC0"/>
    <w:rsid w:val="007228AB"/>
    <w:rsid w:val="00756C0A"/>
    <w:rsid w:val="007731A7"/>
    <w:rsid w:val="007764AA"/>
    <w:rsid w:val="00780092"/>
    <w:rsid w:val="00783C00"/>
    <w:rsid w:val="0078736C"/>
    <w:rsid w:val="007B59C0"/>
    <w:rsid w:val="007C428B"/>
    <w:rsid w:val="007E104C"/>
    <w:rsid w:val="007F67DE"/>
    <w:rsid w:val="008014B4"/>
    <w:rsid w:val="008154F4"/>
    <w:rsid w:val="0083175E"/>
    <w:rsid w:val="00832659"/>
    <w:rsid w:val="0084036E"/>
    <w:rsid w:val="00850047"/>
    <w:rsid w:val="00874439"/>
    <w:rsid w:val="00875F9D"/>
    <w:rsid w:val="008A62C2"/>
    <w:rsid w:val="008A7EF2"/>
    <w:rsid w:val="008D2D96"/>
    <w:rsid w:val="008D3579"/>
    <w:rsid w:val="008D5364"/>
    <w:rsid w:val="008E1AD7"/>
    <w:rsid w:val="008E5A6E"/>
    <w:rsid w:val="008F180E"/>
    <w:rsid w:val="008F3400"/>
    <w:rsid w:val="00900F74"/>
    <w:rsid w:val="009256EA"/>
    <w:rsid w:val="009523FF"/>
    <w:rsid w:val="00965DE1"/>
    <w:rsid w:val="00973165"/>
    <w:rsid w:val="009B3FA1"/>
    <w:rsid w:val="009B44DE"/>
    <w:rsid w:val="009B5301"/>
    <w:rsid w:val="009C5467"/>
    <w:rsid w:val="009D55E4"/>
    <w:rsid w:val="009E347A"/>
    <w:rsid w:val="009E7600"/>
    <w:rsid w:val="009F2084"/>
    <w:rsid w:val="00A23CF3"/>
    <w:rsid w:val="00A42E9F"/>
    <w:rsid w:val="00A43DA3"/>
    <w:rsid w:val="00A5490E"/>
    <w:rsid w:val="00A61C94"/>
    <w:rsid w:val="00A659FD"/>
    <w:rsid w:val="00A86E5E"/>
    <w:rsid w:val="00A916C1"/>
    <w:rsid w:val="00A97082"/>
    <w:rsid w:val="00AA2DBC"/>
    <w:rsid w:val="00AA7B02"/>
    <w:rsid w:val="00AC37DF"/>
    <w:rsid w:val="00AE4B17"/>
    <w:rsid w:val="00AE4BF1"/>
    <w:rsid w:val="00B1486F"/>
    <w:rsid w:val="00B3534F"/>
    <w:rsid w:val="00B50EA2"/>
    <w:rsid w:val="00B5139F"/>
    <w:rsid w:val="00B53DFA"/>
    <w:rsid w:val="00B55061"/>
    <w:rsid w:val="00B82EE0"/>
    <w:rsid w:val="00B95FD8"/>
    <w:rsid w:val="00BA0CD3"/>
    <w:rsid w:val="00BB730D"/>
    <w:rsid w:val="00BD4752"/>
    <w:rsid w:val="00BF1907"/>
    <w:rsid w:val="00C16893"/>
    <w:rsid w:val="00C50381"/>
    <w:rsid w:val="00C53516"/>
    <w:rsid w:val="00C85274"/>
    <w:rsid w:val="00CC5870"/>
    <w:rsid w:val="00CD3495"/>
    <w:rsid w:val="00CD395A"/>
    <w:rsid w:val="00D025C4"/>
    <w:rsid w:val="00D07614"/>
    <w:rsid w:val="00D1389E"/>
    <w:rsid w:val="00D36C03"/>
    <w:rsid w:val="00D511FF"/>
    <w:rsid w:val="00D54B06"/>
    <w:rsid w:val="00D7345E"/>
    <w:rsid w:val="00D76168"/>
    <w:rsid w:val="00D92342"/>
    <w:rsid w:val="00DC0B25"/>
    <w:rsid w:val="00DD76E6"/>
    <w:rsid w:val="00DF72F9"/>
    <w:rsid w:val="00DF7529"/>
    <w:rsid w:val="00E052B9"/>
    <w:rsid w:val="00E06005"/>
    <w:rsid w:val="00E35FD8"/>
    <w:rsid w:val="00E46E56"/>
    <w:rsid w:val="00E569D5"/>
    <w:rsid w:val="00E756E5"/>
    <w:rsid w:val="00E95C81"/>
    <w:rsid w:val="00EB2A3C"/>
    <w:rsid w:val="00F16CD2"/>
    <w:rsid w:val="00F21AC9"/>
    <w:rsid w:val="00F40D48"/>
    <w:rsid w:val="00F554EE"/>
    <w:rsid w:val="00F60BE9"/>
    <w:rsid w:val="00F62E98"/>
    <w:rsid w:val="00F75C4C"/>
    <w:rsid w:val="00FB4C44"/>
    <w:rsid w:val="00FD45B3"/>
    <w:rsid w:val="00FD5000"/>
    <w:rsid w:val="00FE619E"/>
    <w:rsid w:val="00FE7C3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93264"/>
  <w15:docId w15:val="{472F3929-DE94-EF4D-91BC-1C323433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AU" w:eastAsia="en-AU"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681"/>
    <w:pPr>
      <w:pBdr>
        <w:top w:val="none" w:sz="0" w:space="0" w:color="auto"/>
        <w:left w:val="none" w:sz="0" w:space="0" w:color="auto"/>
        <w:bottom w:val="none" w:sz="0" w:space="0" w:color="auto"/>
        <w:right w:val="none" w:sz="0" w:space="0" w:color="auto"/>
        <w:between w:val="none" w:sz="0" w:space="0" w:color="auto"/>
      </w:pBdr>
    </w:pPr>
    <w:rPr>
      <w:rFonts w:eastAsia="Times New Roman"/>
      <w:szCs w:val="24"/>
      <w:lang w:eastAsia="en-US"/>
    </w:rPr>
  </w:style>
  <w:style w:type="paragraph" w:styleId="Heading1">
    <w:name w:val="heading 1"/>
    <w:next w:val="BodyText"/>
    <w:link w:val="Heading1Char"/>
    <w:uiPriority w:val="1"/>
    <w:qFormat/>
    <w:pPr>
      <w:keepNext/>
      <w:keepLines/>
      <w:pageBreakBefore/>
      <w:numPr>
        <w:numId w:val="14"/>
      </w:numPr>
      <w:tabs>
        <w:tab w:val="left" w:pos="1134"/>
      </w:tabs>
      <w:spacing w:after="960" w:line="480" w:lineRule="exact"/>
      <w:outlineLvl w:val="0"/>
    </w:pPr>
    <w:rPr>
      <w:rFonts w:eastAsia="Cambria" w:cs="Cambria"/>
      <w:b/>
      <w:bCs/>
      <w:color w:val="00313C" w:themeColor="accent2"/>
      <w:sz w:val="44"/>
      <w:szCs w:val="28"/>
    </w:rPr>
  </w:style>
  <w:style w:type="paragraph" w:styleId="Heading2">
    <w:name w:val="heading 2"/>
    <w:basedOn w:val="Heading1"/>
    <w:next w:val="BodyText"/>
    <w:link w:val="Heading2Char"/>
    <w:uiPriority w:val="1"/>
    <w:qFormat/>
    <w:pPr>
      <w:pageBreakBefore w:val="0"/>
      <w:numPr>
        <w:ilvl w:val="1"/>
      </w:numPr>
      <w:spacing w:before="360" w:after="240" w:line="240" w:lineRule="auto"/>
      <w:ind w:left="576"/>
      <w:outlineLvl w:val="1"/>
    </w:pPr>
    <w:rPr>
      <w:b w:val="0"/>
      <w:sz w:val="32"/>
      <w:szCs w:val="26"/>
    </w:rPr>
  </w:style>
  <w:style w:type="paragraph" w:styleId="Heading3">
    <w:name w:val="heading 3"/>
    <w:basedOn w:val="Heading2"/>
    <w:next w:val="BodyText"/>
    <w:link w:val="Heading3Char"/>
    <w:uiPriority w:val="1"/>
    <w:qFormat/>
    <w:pPr>
      <w:numPr>
        <w:ilvl w:val="2"/>
      </w:numPr>
      <w:outlineLvl w:val="2"/>
    </w:pPr>
    <w:rPr>
      <w:b/>
      <w:color w:val="auto"/>
      <w:sz w:val="26"/>
    </w:rPr>
  </w:style>
  <w:style w:type="paragraph" w:styleId="Heading4">
    <w:name w:val="heading 4"/>
    <w:basedOn w:val="Heading3"/>
    <w:next w:val="BodyText"/>
    <w:link w:val="Heading4Char"/>
    <w:uiPriority w:val="1"/>
    <w:qFormat/>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pPr>
      <w:outlineLvl w:val="4"/>
    </w:pPr>
    <w:rPr>
      <w:color w:val="auto"/>
      <w:sz w:val="22"/>
    </w:rPr>
  </w:style>
  <w:style w:type="paragraph" w:styleId="Heading6">
    <w:name w:val="heading 6"/>
    <w:basedOn w:val="Normal"/>
    <w:next w:val="Normal"/>
    <w:link w:val="Heading6Char"/>
    <w:uiPriority w:val="99"/>
    <w:semiHidden/>
    <w:qFormat/>
    <w:pPr>
      <w:keepNext/>
      <w:keepLines/>
      <w:spacing w:before="200"/>
      <w:outlineLvl w:val="5"/>
    </w:pPr>
    <w:rPr>
      <w:rFonts w:eastAsia="Cambria" w:cs="Cambria"/>
      <w:i/>
      <w:iCs/>
    </w:rPr>
  </w:style>
  <w:style w:type="paragraph" w:styleId="Heading7">
    <w:name w:val="heading 7"/>
    <w:basedOn w:val="Normal"/>
    <w:next w:val="Normal"/>
    <w:link w:val="Heading7Char"/>
    <w:uiPriority w:val="99"/>
    <w:semiHidden/>
    <w:qFormat/>
    <w:pPr>
      <w:spacing w:before="240" w:after="60"/>
      <w:outlineLvl w:val="6"/>
    </w:pPr>
    <w:rPr>
      <w:rFonts w:cs="Cambria"/>
    </w:rPr>
  </w:style>
  <w:style w:type="paragraph" w:styleId="Heading8">
    <w:name w:val="heading 8"/>
    <w:basedOn w:val="Normal"/>
    <w:next w:val="Normal"/>
    <w:link w:val="Heading8Char"/>
    <w:uiPriority w:val="99"/>
    <w:semiHidden/>
    <w:qFormat/>
    <w:pPr>
      <w:spacing w:before="240" w:after="60"/>
      <w:outlineLvl w:val="7"/>
    </w:pPr>
    <w:rPr>
      <w:rFonts w:cs="Cambria"/>
      <w:i/>
      <w:iCs/>
    </w:rPr>
  </w:style>
  <w:style w:type="paragraph" w:styleId="Heading9">
    <w:name w:val="heading 9"/>
    <w:basedOn w:val="AppendixHeading1base"/>
    <w:next w:val="BodyText"/>
    <w:link w:val="Heading9Char"/>
    <w:uiPriority w:val="10"/>
    <w:pPr>
      <w:spacing w:after="1080"/>
      <w:outlineLvl w:val="8"/>
    </w:pPr>
    <w:rPr>
      <w:color w:val="00313C"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table" w:customStyle="1" w:styleId="Lined">
    <w:name w:val="Lined"/>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Normal"/>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Normal"/>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Normal"/>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Normal"/>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Normal"/>
    <w:uiPriority w:val="99"/>
    <w:rPr>
      <w:color w:val="404040"/>
      <w:sz w:val="20"/>
      <w:szCs w:val="20"/>
      <w:lang w:eastAsia="en-US"/>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Normal"/>
    <w:uiPriority w:val="99"/>
    <w:rPr>
      <w:color w:val="404040"/>
      <w:sz w:val="20"/>
      <w:szCs w:val="20"/>
      <w:lang w:eastAsia="en-US"/>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Normal"/>
    <w:uiPriority w:val="99"/>
    <w:rPr>
      <w:color w:val="404040"/>
      <w:sz w:val="20"/>
      <w:szCs w:val="20"/>
      <w:lang w:eastAsia="en-US"/>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Normal"/>
    <w:uiPriority w:val="99"/>
    <w:rPr>
      <w:color w:val="404040"/>
      <w:sz w:val="20"/>
      <w:szCs w:val="20"/>
      <w:lang w:eastAsia="en-US"/>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Normal"/>
    <w:uiPriority w:val="99"/>
    <w:rPr>
      <w:color w:val="404040"/>
      <w:sz w:val="20"/>
      <w:szCs w:val="20"/>
      <w:lang w:eastAsia="en-US"/>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Normal"/>
    <w:uiPriority w:val="99"/>
    <w:rPr>
      <w:color w:val="404040"/>
      <w:sz w:val="20"/>
      <w:szCs w:val="20"/>
      <w:lang w:eastAsia="en-US"/>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Normal"/>
    <w:uiPriority w:val="99"/>
    <w:rPr>
      <w:color w:val="404040"/>
      <w:sz w:val="20"/>
      <w:szCs w:val="20"/>
      <w:lang w:eastAsia="en-US"/>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Heading1Char">
    <w:name w:val="Heading 1 Char"/>
    <w:basedOn w:val="DefaultParagraphFont"/>
    <w:link w:val="Heading1"/>
    <w:uiPriority w:val="1"/>
    <w:rPr>
      <w:rFonts w:eastAsia="Cambria" w:cs="Cambria"/>
      <w:b/>
      <w:bCs/>
      <w:color w:val="00313C" w:themeColor="accent2"/>
      <w:sz w:val="44"/>
      <w:szCs w:val="28"/>
    </w:rPr>
  </w:style>
  <w:style w:type="character" w:customStyle="1" w:styleId="Heading2Char">
    <w:name w:val="Heading 2 Char"/>
    <w:basedOn w:val="DefaultParagraphFont"/>
    <w:link w:val="Heading2"/>
    <w:uiPriority w:val="1"/>
    <w:rPr>
      <w:rFonts w:eastAsia="Cambria" w:cs="Cambria"/>
      <w:bCs/>
      <w:color w:val="00313C" w:themeColor="accent2"/>
      <w:sz w:val="32"/>
      <w:szCs w:val="26"/>
    </w:rPr>
  </w:style>
  <w:style w:type="character" w:customStyle="1" w:styleId="Heading3Char">
    <w:name w:val="Heading 3 Char"/>
    <w:basedOn w:val="DefaultParagraphFont"/>
    <w:link w:val="Heading3"/>
    <w:uiPriority w:val="1"/>
    <w:rPr>
      <w:rFonts w:eastAsia="Cambria" w:cs="Cambria"/>
      <w:b/>
      <w:bCs/>
      <w:sz w:val="26"/>
      <w:szCs w:val="26"/>
    </w:rPr>
  </w:style>
  <w:style w:type="character" w:customStyle="1" w:styleId="Heading4Char">
    <w:name w:val="Heading 4 Char"/>
    <w:basedOn w:val="DefaultParagraphFont"/>
    <w:link w:val="Heading4"/>
    <w:uiPriority w:val="1"/>
    <w:rPr>
      <w:rFonts w:eastAsia="Cambria" w:cs="Cambria"/>
      <w:b/>
      <w:bCs/>
      <w:iCs/>
      <w:color w:val="007E9A" w:themeColor="accent1" w:themeShade="BF"/>
      <w:spacing w:val="1"/>
      <w:sz w:val="24"/>
      <w:szCs w:val="26"/>
    </w:rPr>
  </w:style>
  <w:style w:type="character" w:customStyle="1" w:styleId="Heading5Char">
    <w:name w:val="Heading 5 Char"/>
    <w:basedOn w:val="DefaultParagraphFont"/>
    <w:link w:val="Heading5"/>
    <w:uiPriority w:val="1"/>
    <w:rPr>
      <w:rFonts w:eastAsia="Cambria" w:cs="Cambria"/>
      <w:b/>
      <w:bCs/>
      <w:iCs/>
      <w:spacing w:val="1"/>
      <w:szCs w:val="26"/>
    </w:rPr>
  </w:style>
  <w:style w:type="character" w:customStyle="1" w:styleId="Heading6Char">
    <w:name w:val="Heading 6 Char"/>
    <w:basedOn w:val="DefaultParagraphFont"/>
    <w:link w:val="Heading6"/>
    <w:uiPriority w:val="99"/>
    <w:semiHidden/>
    <w:rPr>
      <w:rFonts w:eastAsia="Cambria" w:cs="Cambria"/>
      <w:i/>
      <w:iCs/>
      <w:color w:val="000000"/>
    </w:rPr>
  </w:style>
  <w:style w:type="character" w:customStyle="1" w:styleId="Heading7Char">
    <w:name w:val="Heading 7 Char"/>
    <w:basedOn w:val="DefaultParagraphFont"/>
    <w:link w:val="Heading7"/>
    <w:uiPriority w:val="99"/>
    <w:semiHidden/>
    <w:rPr>
      <w:rFonts w:ascii="Calibri" w:eastAsia="Calibri" w:hAnsi="Calibri" w:cs="Cambria"/>
      <w:color w:val="000000"/>
      <w:sz w:val="24"/>
      <w:szCs w:val="24"/>
    </w:rPr>
  </w:style>
  <w:style w:type="character" w:customStyle="1" w:styleId="Heading8Char">
    <w:name w:val="Heading 8 Char"/>
    <w:basedOn w:val="DefaultParagraphFont"/>
    <w:link w:val="Heading8"/>
    <w:uiPriority w:val="99"/>
    <w:semiHidden/>
    <w:rPr>
      <w:rFonts w:ascii="Calibri" w:eastAsia="Calibri" w:hAnsi="Calibri" w:cs="Cambria"/>
      <w:i/>
      <w:iCs/>
      <w:color w:val="000000"/>
      <w:sz w:val="24"/>
      <w:szCs w:val="24"/>
    </w:rPr>
  </w:style>
  <w:style w:type="character" w:customStyle="1" w:styleId="Heading9Char">
    <w:name w:val="Heading 9 Char"/>
    <w:basedOn w:val="DefaultParagraphFont"/>
    <w:link w:val="Heading9"/>
    <w:uiPriority w:val="10"/>
    <w:rPr>
      <w:rFonts w:eastAsia="Cambria" w:cs="Cambria"/>
      <w:b/>
      <w:bCs/>
      <w:color w:val="00313C" w:themeColor="accent2"/>
      <w:sz w:val="44"/>
      <w:szCs w:val="28"/>
    </w:rPr>
  </w:style>
  <w:style w:type="paragraph" w:styleId="Header">
    <w:name w:val="header"/>
    <w:basedOn w:val="Normal"/>
    <w:link w:val="HeaderChar"/>
    <w:uiPriority w:val="99"/>
    <w:rPr>
      <w:caps/>
      <w:color w:val="FFFFFF"/>
      <w:spacing w:val="16"/>
    </w:rPr>
  </w:style>
  <w:style w:type="character" w:customStyle="1" w:styleId="HeaderChar">
    <w:name w:val="Header Char"/>
    <w:basedOn w:val="DefaultParagraphFont"/>
    <w:link w:val="Header"/>
    <w:uiPriority w:val="99"/>
    <w:rPr>
      <w:rFonts w:eastAsia="Calibri"/>
      <w:caps/>
      <w:color w:val="FFFFFF"/>
      <w:spacing w:val="16"/>
    </w:rPr>
  </w:style>
  <w:style w:type="paragraph" w:styleId="Footer">
    <w:name w:val="footer"/>
    <w:basedOn w:val="BodyText"/>
    <w:link w:val="FooterChar"/>
    <w:uiPriority w:val="99"/>
    <w:qFormat/>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rPr>
      <w:rFonts w:eastAsia="Calibri"/>
      <w:sz w:val="16"/>
    </w:rPr>
  </w:style>
  <w:style w:type="paragraph" w:styleId="BalloonText">
    <w:name w:val="Balloon Text"/>
    <w:basedOn w:val="Normal"/>
    <w:link w:val="BalloonTextChar"/>
    <w:uiPriority w:val="99"/>
    <w:semiHidden/>
    <w:rPr>
      <w:rFonts w:ascii="Tahoma" w:hAnsi="Tahoma" w:cs="Tahoma"/>
      <w:sz w:val="16"/>
      <w:szCs w:val="16"/>
    </w:rPr>
  </w:style>
  <w:style w:type="paragraph" w:styleId="ListBullet">
    <w:name w:val="List Bullet"/>
    <w:basedOn w:val="BodyText"/>
    <w:next w:val="BodyText"/>
    <w:uiPriority w:val="2"/>
    <w:qFormat/>
    <w:pPr>
      <w:numPr>
        <w:numId w:val="5"/>
      </w:numPr>
      <w:tabs>
        <w:tab w:val="left" w:pos="397"/>
      </w:tabs>
      <w:spacing w:before="60" w:after="60"/>
      <w:ind w:left="198" w:hanging="196"/>
    </w:pPr>
  </w:style>
  <w:style w:type="paragraph" w:styleId="ListNumber">
    <w:name w:val="List Number"/>
    <w:basedOn w:val="BodyText"/>
    <w:next w:val="BodyText"/>
    <w:uiPriority w:val="2"/>
    <w:qFormat/>
    <w:pPr>
      <w:numPr>
        <w:numId w:val="9"/>
      </w:numPr>
      <w:tabs>
        <w:tab w:val="clear" w:pos="227"/>
        <w:tab w:val="left" w:pos="397"/>
      </w:tabs>
      <w:ind w:left="397" w:hanging="395"/>
    </w:pPr>
  </w:style>
  <w:style w:type="paragraph" w:styleId="ListBullet2">
    <w:name w:val="List Bullet 2"/>
    <w:basedOn w:val="ListBullet"/>
    <w:next w:val="BodyText"/>
    <w:uiPriority w:val="2"/>
    <w:qFormat/>
    <w:pPr>
      <w:numPr>
        <w:ilvl w:val="1"/>
      </w:numPr>
      <w:tabs>
        <w:tab w:val="clear" w:pos="397"/>
        <w:tab w:val="left" w:pos="794"/>
      </w:tabs>
      <w:ind w:left="794" w:hanging="355"/>
    </w:pPr>
  </w:style>
  <w:style w:type="paragraph" w:styleId="TOC1">
    <w:name w:val="toc 1"/>
    <w:basedOn w:val="BodyText"/>
    <w:next w:val="TOC2"/>
    <w:uiPriority w:val="39"/>
    <w:unhideWhenUsed/>
    <w:pPr>
      <w:pBdr>
        <w:top w:val="none" w:sz="0" w:space="0" w:color="auto"/>
        <w:left w:val="none" w:sz="0" w:space="0" w:color="auto"/>
        <w:bottom w:val="none" w:sz="0" w:space="0" w:color="auto"/>
        <w:right w:val="none" w:sz="0" w:space="0" w:color="auto"/>
        <w:between w:val="none" w:sz="0" w:space="0" w:color="auto"/>
      </w:pBdr>
      <w:spacing w:before="360" w:after="0" w:line="240" w:lineRule="auto"/>
    </w:pPr>
    <w:rPr>
      <w:rFonts w:ascii="Cambria" w:eastAsia="Times New Roman" w:hAnsi="Cambria"/>
      <w:b/>
      <w:bCs/>
      <w:caps/>
      <w:color w:val="auto"/>
      <w:szCs w:val="28"/>
      <w:lang w:eastAsia="en-US"/>
    </w:rPr>
  </w:style>
  <w:style w:type="paragraph" w:styleId="TOC2">
    <w:name w:val="toc 2"/>
    <w:basedOn w:val="BodyText"/>
    <w:uiPriority w:val="39"/>
    <w:unhideWhenUsed/>
    <w:pPr>
      <w:pBdr>
        <w:top w:val="none" w:sz="0" w:space="0" w:color="auto"/>
        <w:left w:val="none" w:sz="0" w:space="0" w:color="auto"/>
        <w:bottom w:val="none" w:sz="0" w:space="0" w:color="auto"/>
        <w:right w:val="none" w:sz="0" w:space="0" w:color="auto"/>
        <w:between w:val="none" w:sz="0" w:space="0" w:color="auto"/>
      </w:pBdr>
      <w:spacing w:before="240" w:after="0" w:line="240" w:lineRule="auto"/>
    </w:pPr>
    <w:rPr>
      <w:rFonts w:eastAsia="Times New Roman" w:cs="Calibri"/>
      <w:b/>
      <w:bCs/>
      <w:color w:val="auto"/>
      <w:sz w:val="20"/>
      <w:szCs w:val="24"/>
      <w:lang w:eastAsia="en-US"/>
    </w:rPr>
  </w:style>
  <w:style w:type="table" w:styleId="TableGrid">
    <w:name w:val="Table Grid"/>
    <w:basedOn w:val="TableNormal"/>
    <w:uiPriority w:val="39"/>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Pr>
      <w:rFonts w:ascii="Calibri" w:hAnsi="Calibri" w:cs="Times New Roman"/>
      <w:sz w:val="16"/>
    </w:rPr>
  </w:style>
  <w:style w:type="paragraph" w:styleId="TOC3">
    <w:name w:val="toc 3"/>
    <w:basedOn w:val="BodyText"/>
    <w:uiPriority w:val="39"/>
    <w:unhideWhenUsed/>
    <w:pPr>
      <w:pBdr>
        <w:top w:val="none" w:sz="0" w:space="0" w:color="auto"/>
        <w:left w:val="none" w:sz="0" w:space="0" w:color="auto"/>
        <w:bottom w:val="none" w:sz="0" w:space="0" w:color="auto"/>
        <w:right w:val="none" w:sz="0" w:space="0" w:color="auto"/>
        <w:between w:val="none" w:sz="0" w:space="0" w:color="auto"/>
      </w:pBdr>
      <w:spacing w:before="0" w:after="0" w:line="240" w:lineRule="auto"/>
      <w:ind w:left="240"/>
    </w:pPr>
    <w:rPr>
      <w:rFonts w:eastAsia="Times New Roman" w:cs="Calibri"/>
      <w:color w:val="auto"/>
      <w:sz w:val="20"/>
      <w:szCs w:val="24"/>
      <w:lang w:eastAsia="en-US"/>
    </w:rPr>
  </w:style>
  <w:style w:type="paragraph" w:customStyle="1" w:styleId="CoverTitle">
    <w:name w:val="CoverTitle"/>
    <w:next w:val="CoverSubtitle"/>
    <w:uiPriority w:val="12"/>
    <w:qFormat/>
    <w:pPr>
      <w:spacing w:after="170" w:line="216" w:lineRule="auto"/>
    </w:pPr>
    <w:rPr>
      <w:rFonts w:eastAsia="Cambria" w:cs="Cambria"/>
      <w:b/>
      <w:color w:val="00313C" w:themeColor="accent2"/>
      <w:spacing w:val="5"/>
      <w:sz w:val="80"/>
      <w:szCs w:val="52"/>
    </w:rPr>
  </w:style>
  <w:style w:type="paragraph" w:customStyle="1" w:styleId="PartTitle">
    <w:name w:val="PartTitle"/>
    <w:next w:val="PartSubtitle"/>
    <w:uiPriority w:val="15"/>
    <w:qFormat/>
    <w:pPr>
      <w:keepNext/>
      <w:tabs>
        <w:tab w:val="left" w:pos="2552"/>
      </w:tabs>
      <w:ind w:left="2552" w:hanging="2550"/>
      <w:outlineLvl w:val="0"/>
    </w:pPr>
    <w:rPr>
      <w:b/>
      <w:color w:val="007E9A" w:themeColor="accent1" w:themeShade="BF"/>
      <w:sz w:val="80"/>
    </w:rPr>
  </w:style>
  <w:style w:type="paragraph" w:customStyle="1" w:styleId="PartSubtitle">
    <w:name w:val="PartSubtitle"/>
    <w:basedOn w:val="PartTitle"/>
    <w:next w:val="BodyText"/>
    <w:uiPriority w:val="15"/>
    <w:qFormat/>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style>
  <w:style w:type="paragraph" w:styleId="ListBullet3">
    <w:name w:val="List Bullet 3"/>
    <w:basedOn w:val="ListBullet2"/>
    <w:uiPriority w:val="2"/>
    <w:pPr>
      <w:numPr>
        <w:ilvl w:val="0"/>
        <w:numId w:val="16"/>
      </w:numPr>
      <w:tabs>
        <w:tab w:val="clear" w:pos="794"/>
        <w:tab w:val="left" w:pos="851"/>
      </w:tabs>
      <w:ind w:left="1497" w:hanging="338"/>
    </w:pPr>
  </w:style>
  <w:style w:type="paragraph" w:styleId="FootnoteText">
    <w:name w:val="footnote text"/>
    <w:basedOn w:val="BodyText"/>
    <w:link w:val="FootnoteTextChar"/>
    <w:uiPriority w:val="9"/>
    <w:qFormat/>
    <w:pPr>
      <w:spacing w:before="60" w:line="180" w:lineRule="atLeast"/>
    </w:pPr>
    <w:rPr>
      <w:sz w:val="16"/>
      <w:szCs w:val="20"/>
    </w:rPr>
  </w:style>
  <w:style w:type="character" w:customStyle="1" w:styleId="FootnoteTextChar">
    <w:name w:val="Footnote Text Char"/>
    <w:basedOn w:val="DefaultParagraphFont"/>
    <w:link w:val="FootnoteText"/>
    <w:uiPriority w:val="9"/>
    <w:rPr>
      <w:rFonts w:eastAsia="Calibri"/>
      <w:color w:val="000000"/>
      <w:sz w:val="16"/>
      <w:szCs w:val="20"/>
    </w:rPr>
  </w:style>
  <w:style w:type="paragraph" w:customStyle="1" w:styleId="FootnoteHeading">
    <w:name w:val="Footnote Heading"/>
    <w:basedOn w:val="FootnoteText"/>
    <w:uiPriority w:val="9"/>
    <w:qFormat/>
    <w:rPr>
      <w:b/>
    </w:rPr>
  </w:style>
  <w:style w:type="paragraph" w:customStyle="1" w:styleId="FigureTableSource">
    <w:name w:val="Figure/Table Source"/>
    <w:basedOn w:val="BodyText"/>
    <w:next w:val="BodyText"/>
    <w:uiPriority w:val="4"/>
    <w:qFormat/>
    <w:pPr>
      <w:tabs>
        <w:tab w:val="left" w:pos="539"/>
      </w:tabs>
      <w:spacing w:after="240" w:line="180" w:lineRule="atLeast"/>
    </w:pPr>
    <w:rPr>
      <w:sz w:val="16"/>
      <w:szCs w:val="20"/>
    </w:rPr>
  </w:style>
  <w:style w:type="paragraph" w:customStyle="1" w:styleId="TableText">
    <w:name w:val="TableText"/>
    <w:basedOn w:val="Normal"/>
    <w:uiPriority w:val="5"/>
    <w:qFormat/>
    <w:pPr>
      <w:spacing w:before="60" w:after="60"/>
    </w:pPr>
    <w:rPr>
      <w:sz w:val="18"/>
    </w:rPr>
  </w:style>
  <w:style w:type="paragraph" w:customStyle="1" w:styleId="TableBullet">
    <w:name w:val="TableBullet"/>
    <w:basedOn w:val="TableText"/>
    <w:next w:val="TableText"/>
    <w:uiPriority w:val="5"/>
    <w:qFormat/>
    <w:pPr>
      <w:numPr>
        <w:numId w:val="8"/>
      </w:numPr>
    </w:pPr>
  </w:style>
  <w:style w:type="paragraph" w:customStyle="1" w:styleId="RowHeading">
    <w:name w:val="RowHeading"/>
    <w:basedOn w:val="TableText"/>
    <w:next w:val="TableText"/>
    <w:uiPriority w:val="5"/>
    <w:qFormat/>
    <w:rPr>
      <w:b/>
    </w:rPr>
  </w:style>
  <w:style w:type="paragraph" w:customStyle="1" w:styleId="ColumnHeading">
    <w:name w:val="ColumnHeading"/>
    <w:basedOn w:val="TableText"/>
    <w:uiPriority w:val="5"/>
    <w:qFormat/>
    <w:pPr>
      <w:spacing w:after="0" w:line="180" w:lineRule="atLeast"/>
    </w:pPr>
    <w:rPr>
      <w:b/>
      <w:caps/>
      <w:color w:val="FFFFFF"/>
      <w:sz w:val="16"/>
    </w:rPr>
  </w:style>
  <w:style w:type="paragraph" w:customStyle="1" w:styleId="CoverSubtitle">
    <w:name w:val="CoverSubtitle"/>
    <w:next w:val="BodyText"/>
    <w:uiPriority w:val="12"/>
    <w:qFormat/>
    <w:pPr>
      <w:numPr>
        <w:ilvl w:val="1"/>
      </w:numPr>
      <w:spacing w:after="170"/>
    </w:pPr>
    <w:rPr>
      <w:rFonts w:eastAsia="Cambria" w:cs="Cambria"/>
      <w:iCs/>
      <w:color w:val="000000" w:themeColor="text2"/>
      <w:spacing w:val="15"/>
      <w:sz w:val="34"/>
      <w:szCs w:val="24"/>
    </w:rPr>
  </w:style>
  <w:style w:type="paragraph" w:customStyle="1" w:styleId="BackCoverContactHeading">
    <w:name w:val="BackCover ContactHeading"/>
    <w:next w:val="BackCoverContactDetails"/>
    <w:uiPriority w:val="18"/>
    <w:qFormat/>
    <w:pPr>
      <w:spacing w:before="360" w:after="60"/>
    </w:pPr>
    <w:rPr>
      <w:caps/>
      <w:sz w:val="18"/>
      <w:szCs w:val="20"/>
    </w:rPr>
  </w:style>
  <w:style w:type="paragraph" w:customStyle="1" w:styleId="BackCoverContactDetails">
    <w:name w:val="BackCover ContactDetails"/>
    <w:uiPriority w:val="18"/>
    <w:qFormat/>
    <w:pPr>
      <w:tabs>
        <w:tab w:val="left" w:pos="199"/>
      </w:tabs>
    </w:pPr>
    <w:rPr>
      <w:sz w:val="18"/>
    </w:rPr>
  </w:style>
  <w:style w:type="character" w:customStyle="1" w:styleId="BackCoverContactBold">
    <w:name w:val="BackCover ContactBold"/>
    <w:basedOn w:val="DefaultParagraphFont"/>
    <w:uiPriority w:val="18"/>
    <w:qFormat/>
    <w:rPr>
      <w:b/>
    </w:rPr>
  </w:style>
  <w:style w:type="paragraph" w:styleId="TOCHeading">
    <w:name w:val="TOC Heading"/>
    <w:basedOn w:val="Heading1"/>
    <w:next w:val="Normal"/>
    <w:link w:val="TOCHeadingChar"/>
    <w:uiPriority w:val="39"/>
    <w:qFormat/>
    <w:pPr>
      <w:pageBreakBefore w:val="0"/>
      <w:numPr>
        <w:numId w:val="0"/>
      </w:numPr>
      <w:spacing w:before="480" w:after="240"/>
      <w:outlineLvl w:val="1"/>
    </w:pPr>
    <w:rPr>
      <w:bCs w:val="0"/>
    </w:rPr>
  </w:style>
  <w:style w:type="character" w:styleId="Hyperlink">
    <w:name w:val="Hyperlink"/>
    <w:basedOn w:val="DefaultParagraphFont"/>
    <w:uiPriority w:val="99"/>
    <w:qFormat/>
    <w:rPr>
      <w:rFonts w:cs="Times New Roman"/>
      <w:color w:val="007E9A" w:themeColor="accent1" w:themeShade="BF"/>
      <w:u w:val="none"/>
    </w:rPr>
  </w:style>
  <w:style w:type="paragraph" w:styleId="TOC4">
    <w:name w:val="toc 4"/>
    <w:basedOn w:val="Normal"/>
    <w:next w:val="Normal"/>
    <w:uiPriority w:val="99"/>
    <w:semiHidden/>
    <w:pPr>
      <w:ind w:left="480"/>
    </w:pPr>
    <w:rPr>
      <w:rFonts w:cs="Calibri"/>
      <w:sz w:val="20"/>
    </w:rPr>
  </w:style>
  <w:style w:type="paragraph" w:styleId="TOC9">
    <w:name w:val="toc 9"/>
    <w:basedOn w:val="Normal"/>
    <w:next w:val="Normal"/>
    <w:uiPriority w:val="99"/>
    <w:semiHidden/>
    <w:pPr>
      <w:ind w:left="1680"/>
    </w:pPr>
    <w:rPr>
      <w:rFonts w:cs="Calibri"/>
      <w:sz w:val="20"/>
    </w:rPr>
  </w:style>
  <w:style w:type="character" w:customStyle="1" w:styleId="BalloonTextChar">
    <w:name w:val="Balloon Text Char"/>
    <w:basedOn w:val="DefaultParagraphFont"/>
    <w:link w:val="BalloonText"/>
    <w:uiPriority w:val="99"/>
    <w:semiHidden/>
    <w:rPr>
      <w:rFonts w:ascii="Tahoma" w:eastAsia="Calibri" w:hAnsi="Tahoma" w:cs="Tahoma"/>
      <w:color w:val="000000"/>
      <w:sz w:val="16"/>
      <w:szCs w:val="16"/>
    </w:rPr>
  </w:style>
  <w:style w:type="paragraph" w:styleId="Caption">
    <w:name w:val="caption"/>
    <w:basedOn w:val="BodyText"/>
    <w:next w:val="BodyText"/>
    <w:uiPriority w:val="4"/>
    <w:qFormat/>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pPr>
      <w:tabs>
        <w:tab w:val="center" w:pos="4153"/>
        <w:tab w:val="right" w:pos="8306"/>
      </w:tabs>
    </w:pPr>
    <w:rPr>
      <w:b/>
      <w:color w:val="00313C"/>
    </w:rPr>
  </w:style>
  <w:style w:type="character" w:customStyle="1" w:styleId="PartNumber">
    <w:name w:val="PartNumber"/>
    <w:basedOn w:val="DefaultParagraphFont"/>
    <w:uiPriority w:val="15"/>
    <w:qFormat/>
    <w:rPr>
      <w:color w:val="00313C" w:themeColor="accent2"/>
    </w:rPr>
  </w:style>
  <w:style w:type="paragraph" w:customStyle="1" w:styleId="Heading1notnumbered">
    <w:name w:val="Heading 1 not numbered"/>
    <w:basedOn w:val="Heading1"/>
    <w:next w:val="BodyText"/>
    <w:uiPriority w:val="1"/>
    <w:pPr>
      <w:numPr>
        <w:numId w:val="0"/>
      </w:numPr>
    </w:pPr>
  </w:style>
  <w:style w:type="paragraph" w:customStyle="1" w:styleId="Heading3notnumbered">
    <w:name w:val="Heading 3 not numbered"/>
    <w:basedOn w:val="Heading3"/>
    <w:next w:val="BodyText"/>
    <w:uiPriority w:val="1"/>
    <w:qFormat/>
    <w:pPr>
      <w:numPr>
        <w:ilvl w:val="0"/>
        <w:numId w:val="0"/>
      </w:numPr>
    </w:pPr>
  </w:style>
  <w:style w:type="paragraph" w:customStyle="1" w:styleId="Heading2notnumbered">
    <w:name w:val="Heading 2 not numbered"/>
    <w:basedOn w:val="Heading2"/>
    <w:next w:val="BodyText"/>
    <w:uiPriority w:val="1"/>
    <w:qFormat/>
    <w:pPr>
      <w:numPr>
        <w:ilvl w:val="0"/>
        <w:numId w:val="0"/>
      </w:numPr>
    </w:pPr>
  </w:style>
  <w:style w:type="paragraph" w:customStyle="1" w:styleId="Heading1noTOC">
    <w:name w:val="Heading 1 no TOC"/>
    <w:basedOn w:val="Heading1notnumbered"/>
    <w:next w:val="BodyText"/>
    <w:uiPriority w:val="1"/>
    <w:qFormat/>
  </w:style>
  <w:style w:type="character" w:customStyle="1" w:styleId="TOCHeadingChar">
    <w:name w:val="TOC Heading Char"/>
    <w:basedOn w:val="DefaultParagraphFont"/>
    <w:link w:val="TOCHeading"/>
    <w:uiPriority w:val="19"/>
    <w:semiHidden/>
    <w:rPr>
      <w:rFonts w:eastAsia="Cambria" w:cs="Cambria"/>
      <w:b/>
      <w:color w:val="00A9CE" w:themeColor="accent1"/>
      <w:sz w:val="44"/>
      <w:szCs w:val="28"/>
    </w:rPr>
  </w:style>
  <w:style w:type="paragraph" w:styleId="BlockText">
    <w:name w:val="Block Text"/>
    <w:basedOn w:val="Normal"/>
    <w:uiPriority w:val="99"/>
    <w:semiHidden/>
    <w:pPr>
      <w:ind w:left="1440" w:right="1440"/>
    </w:pPr>
  </w:style>
  <w:style w:type="paragraph" w:styleId="BodyText">
    <w:name w:val="Body Text"/>
    <w:link w:val="BodyTextChar"/>
    <w:qFormat/>
    <w:pPr>
      <w:spacing w:before="120" w:after="120" w:line="264" w:lineRule="auto"/>
    </w:pPr>
    <w:rPr>
      <w:color w:val="000000"/>
      <w:sz w:val="24"/>
    </w:rPr>
  </w:style>
  <w:style w:type="character" w:customStyle="1" w:styleId="BodyTextChar">
    <w:name w:val="Body Text Char"/>
    <w:basedOn w:val="DefaultParagraphFont"/>
    <w:link w:val="BodyText"/>
    <w:rPr>
      <w:rFonts w:eastAsia="Calibri"/>
      <w:color w:val="000000"/>
      <w:sz w:val="24"/>
    </w:rPr>
  </w:style>
  <w:style w:type="paragraph" w:styleId="BodyText2">
    <w:name w:val="Body Text 2"/>
    <w:basedOn w:val="Normal"/>
    <w:link w:val="BodyText2Char"/>
    <w:uiPriority w:val="99"/>
    <w:semiHidden/>
    <w:pPr>
      <w:spacing w:line="480" w:lineRule="auto"/>
    </w:pPr>
  </w:style>
  <w:style w:type="character" w:customStyle="1" w:styleId="BodyText2Char">
    <w:name w:val="Body Text 2 Char"/>
    <w:basedOn w:val="DefaultParagraphFont"/>
    <w:link w:val="BodyText2"/>
    <w:uiPriority w:val="99"/>
    <w:semiHidden/>
    <w:rPr>
      <w:rFonts w:eastAsia="Calibri"/>
      <w:color w:val="000000"/>
    </w:rPr>
  </w:style>
  <w:style w:type="paragraph" w:styleId="BodyText3">
    <w:name w:val="Body Text 3"/>
    <w:basedOn w:val="Normal"/>
    <w:link w:val="BodyText3Char"/>
    <w:uiPriority w:val="99"/>
    <w:semiHidden/>
    <w:rPr>
      <w:sz w:val="16"/>
      <w:szCs w:val="16"/>
    </w:rPr>
  </w:style>
  <w:style w:type="character" w:customStyle="1" w:styleId="BodyText3Char">
    <w:name w:val="Body Text 3 Char"/>
    <w:basedOn w:val="DefaultParagraphFont"/>
    <w:link w:val="BodyText3"/>
    <w:uiPriority w:val="99"/>
    <w:semiHidden/>
    <w:rPr>
      <w:rFonts w:eastAsia="Calibri"/>
      <w:color w:val="000000"/>
      <w:sz w:val="16"/>
      <w:szCs w:val="16"/>
    </w:rPr>
  </w:style>
  <w:style w:type="paragraph" w:styleId="BodyTextFirstIndent">
    <w:name w:val="Body Text First Indent"/>
    <w:basedOn w:val="BodyText"/>
    <w:link w:val="BodyTextFirstIndentChar"/>
    <w:uiPriority w:val="99"/>
    <w:semiHidden/>
    <w:pPr>
      <w:ind w:firstLine="210"/>
    </w:pPr>
  </w:style>
  <w:style w:type="character" w:customStyle="1" w:styleId="BodyTextFirstIndentChar">
    <w:name w:val="Body Text First Indent Char"/>
    <w:basedOn w:val="BodyTextChar"/>
    <w:link w:val="BodyTextFirstIndent"/>
    <w:uiPriority w:val="99"/>
    <w:semiHidden/>
    <w:rPr>
      <w:rFonts w:eastAsia="Calibri"/>
      <w:color w:val="000000"/>
      <w:sz w:val="24"/>
    </w:rPr>
  </w:style>
  <w:style w:type="paragraph" w:styleId="BodyTextIndent">
    <w:name w:val="Body Text Indent"/>
    <w:basedOn w:val="Normal"/>
    <w:link w:val="BodyTextIndentChar"/>
    <w:uiPriority w:val="99"/>
    <w:semiHidden/>
    <w:pPr>
      <w:ind w:left="283"/>
    </w:pPr>
  </w:style>
  <w:style w:type="character" w:customStyle="1" w:styleId="BodyTextIndentChar">
    <w:name w:val="Body Text Indent Char"/>
    <w:basedOn w:val="DefaultParagraphFont"/>
    <w:link w:val="BodyTextIndent"/>
    <w:uiPriority w:val="99"/>
    <w:semiHidden/>
    <w:rPr>
      <w:rFonts w:eastAsia="Calibri"/>
      <w:color w:val="000000"/>
    </w:rPr>
  </w:style>
  <w:style w:type="paragraph" w:styleId="BodyTextFirstIndent2">
    <w:name w:val="Body Text First Indent 2"/>
    <w:basedOn w:val="BodyTextIndent"/>
    <w:link w:val="BodyTextFirstIndent2Char"/>
    <w:uiPriority w:val="99"/>
    <w:semiHidden/>
    <w:pPr>
      <w:ind w:firstLine="210"/>
    </w:pPr>
  </w:style>
  <w:style w:type="character" w:customStyle="1" w:styleId="BodyTextFirstIndent2Char">
    <w:name w:val="Body Text First Indent 2 Char"/>
    <w:basedOn w:val="BodyTextIndentChar"/>
    <w:link w:val="BodyTextFirstIndent2"/>
    <w:uiPriority w:val="99"/>
    <w:semiHidden/>
    <w:rPr>
      <w:rFonts w:eastAsia="Calibri"/>
      <w:color w:val="000000"/>
    </w:rPr>
  </w:style>
  <w:style w:type="paragraph" w:styleId="BodyTextIndent2">
    <w:name w:val="Body Text Indent 2"/>
    <w:basedOn w:val="Normal"/>
    <w:link w:val="BodyTextIndent2Char"/>
    <w:uiPriority w:val="99"/>
    <w:semiHidden/>
    <w:pPr>
      <w:spacing w:line="480" w:lineRule="auto"/>
      <w:ind w:left="283"/>
    </w:pPr>
  </w:style>
  <w:style w:type="character" w:customStyle="1" w:styleId="BodyTextIndent2Char">
    <w:name w:val="Body Text Indent 2 Char"/>
    <w:basedOn w:val="DefaultParagraphFont"/>
    <w:link w:val="BodyTextIndent2"/>
    <w:uiPriority w:val="99"/>
    <w:semiHidden/>
    <w:rPr>
      <w:rFonts w:eastAsia="Calibri"/>
      <w:color w:val="000000"/>
    </w:rPr>
  </w:style>
  <w:style w:type="paragraph" w:styleId="BodyTextIndent3">
    <w:name w:val="Body Text Indent 3"/>
    <w:basedOn w:val="Normal"/>
    <w:link w:val="BodyTextIndent3Char"/>
    <w:uiPriority w:val="99"/>
    <w:semiHidden/>
    <w:pPr>
      <w:ind w:left="283"/>
    </w:pPr>
    <w:rPr>
      <w:sz w:val="16"/>
      <w:szCs w:val="16"/>
    </w:rPr>
  </w:style>
  <w:style w:type="character" w:customStyle="1" w:styleId="BodyTextIndent3Char">
    <w:name w:val="Body Text Indent 3 Char"/>
    <w:basedOn w:val="DefaultParagraphFont"/>
    <w:link w:val="BodyTextIndent3"/>
    <w:uiPriority w:val="99"/>
    <w:semiHidden/>
    <w:rPr>
      <w:rFonts w:eastAsia="Calibri"/>
      <w:color w:val="000000"/>
      <w:sz w:val="16"/>
      <w:szCs w:val="16"/>
    </w:rPr>
  </w:style>
  <w:style w:type="paragraph" w:styleId="Closing">
    <w:name w:val="Closing"/>
    <w:basedOn w:val="Normal"/>
    <w:link w:val="ClosingChar"/>
    <w:uiPriority w:val="99"/>
    <w:semiHidden/>
    <w:pPr>
      <w:ind w:left="4252"/>
    </w:pPr>
  </w:style>
  <w:style w:type="character" w:customStyle="1" w:styleId="ClosingChar">
    <w:name w:val="Closing Char"/>
    <w:basedOn w:val="DefaultParagraphFont"/>
    <w:link w:val="Closing"/>
    <w:uiPriority w:val="99"/>
    <w:semiHidden/>
    <w:rPr>
      <w:rFonts w:eastAsia="Calibri"/>
      <w:color w:val="000000"/>
    </w:rPr>
  </w:style>
  <w:style w:type="paragraph" w:styleId="Date">
    <w:name w:val="Date"/>
    <w:basedOn w:val="Normal"/>
    <w:next w:val="Normal"/>
    <w:link w:val="DateChar"/>
    <w:uiPriority w:val="99"/>
    <w:semiHidden/>
  </w:style>
  <w:style w:type="character" w:customStyle="1" w:styleId="DateChar">
    <w:name w:val="Date Char"/>
    <w:basedOn w:val="DefaultParagraphFont"/>
    <w:link w:val="Date"/>
    <w:uiPriority w:val="99"/>
    <w:semiHidden/>
    <w:rPr>
      <w:rFonts w:eastAsia="Calibri"/>
      <w:color w:val="000000"/>
    </w:rPr>
  </w:style>
  <w:style w:type="paragraph" w:styleId="E-mailSignature">
    <w:name w:val="E-mail Signature"/>
    <w:basedOn w:val="Normal"/>
    <w:link w:val="E-mailSignatureChar"/>
    <w:uiPriority w:val="99"/>
    <w:semiHidden/>
  </w:style>
  <w:style w:type="character" w:customStyle="1" w:styleId="E-mailSignatureChar">
    <w:name w:val="E-mail Signature Char"/>
    <w:basedOn w:val="DefaultParagraphFont"/>
    <w:link w:val="E-mailSignature"/>
    <w:uiPriority w:val="99"/>
    <w:semiHidden/>
    <w:rPr>
      <w:rFonts w:eastAsia="Calibri"/>
      <w:color w:val="000000"/>
    </w:rPr>
  </w:style>
  <w:style w:type="character" w:styleId="Emphasis">
    <w:name w:val="Emphasis"/>
    <w:basedOn w:val="DefaultParagraphFont"/>
    <w:uiPriority w:val="99"/>
    <w:semiHidden/>
    <w:rPr>
      <w:rFonts w:cs="Times New Roman"/>
      <w:i/>
      <w:iCs/>
    </w:rPr>
  </w:style>
  <w:style w:type="paragraph" w:styleId="EnvelopeAddress">
    <w:name w:val="envelope address"/>
    <w:basedOn w:val="Normal"/>
    <w:uiPriority w:val="99"/>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rPr>
      <w:rFonts w:ascii="Arial" w:hAnsi="Arial" w:cs="Arial"/>
      <w:sz w:val="20"/>
      <w:szCs w:val="20"/>
    </w:rPr>
  </w:style>
  <w:style w:type="character" w:styleId="FollowedHyperlink">
    <w:name w:val="FollowedHyperlink"/>
    <w:basedOn w:val="DefaultParagraphFont"/>
    <w:uiPriority w:val="99"/>
    <w:semiHidden/>
    <w:rPr>
      <w:rFonts w:cs="Times New Roman"/>
      <w:color w:val="auto"/>
      <w:u w:val="none"/>
    </w:rPr>
  </w:style>
  <w:style w:type="character" w:styleId="FootnoteReference">
    <w:name w:val="footnote reference"/>
    <w:basedOn w:val="DefaultParagraphFont"/>
    <w:uiPriority w:val="9"/>
    <w:rPr>
      <w:rFonts w:cs="Times New Roman"/>
      <w:vertAlign w:val="superscript"/>
    </w:rPr>
  </w:style>
  <w:style w:type="character" w:styleId="HTMLAcronym">
    <w:name w:val="HTML Acronym"/>
    <w:basedOn w:val="DefaultParagraphFont"/>
    <w:uiPriority w:val="99"/>
    <w:semiHidden/>
    <w:rPr>
      <w:rFonts w:cs="Times New Roman"/>
    </w:rPr>
  </w:style>
  <w:style w:type="paragraph" w:styleId="HTMLAddress">
    <w:name w:val="HTML Address"/>
    <w:basedOn w:val="Normal"/>
    <w:link w:val="HTMLAddressChar"/>
    <w:uiPriority w:val="99"/>
    <w:semiHidden/>
    <w:rPr>
      <w:i/>
      <w:iCs/>
    </w:rPr>
  </w:style>
  <w:style w:type="character" w:customStyle="1" w:styleId="HTMLAddressChar">
    <w:name w:val="HTML Address Char"/>
    <w:basedOn w:val="DefaultParagraphFont"/>
    <w:link w:val="HTMLAddress"/>
    <w:uiPriority w:val="99"/>
    <w:semiHidden/>
    <w:rPr>
      <w:rFonts w:eastAsia="Calibri"/>
      <w:i/>
      <w:iCs/>
      <w:color w:val="000000"/>
    </w:rPr>
  </w:style>
  <w:style w:type="character" w:styleId="HTMLCite">
    <w:name w:val="HTML Cite"/>
    <w:basedOn w:val="DefaultParagraphFont"/>
    <w:uiPriority w:val="99"/>
    <w:semiHidden/>
    <w:rPr>
      <w:rFonts w:cs="Times New Roman"/>
      <w:i/>
      <w:iCs/>
    </w:rPr>
  </w:style>
  <w:style w:type="character" w:styleId="HTMLCode">
    <w:name w:val="HTML Code"/>
    <w:basedOn w:val="DefaultParagraphFont"/>
    <w:uiPriority w:val="99"/>
    <w:semiHidden/>
    <w:rPr>
      <w:rFonts w:ascii="Courier New" w:hAnsi="Courier New" w:cs="Courier New"/>
      <w:sz w:val="20"/>
      <w:szCs w:val="20"/>
    </w:rPr>
  </w:style>
  <w:style w:type="character" w:styleId="HTMLDefinition">
    <w:name w:val="HTML Definition"/>
    <w:basedOn w:val="DefaultParagraphFont"/>
    <w:uiPriority w:val="99"/>
    <w:semiHidden/>
    <w:rPr>
      <w:rFonts w:cs="Times New Roman"/>
      <w:i/>
      <w:iCs/>
    </w:rPr>
  </w:style>
  <w:style w:type="character" w:styleId="HTMLKeyboard">
    <w:name w:val="HTML Keyboard"/>
    <w:basedOn w:val="DefaultParagraphFont"/>
    <w:uiPriority w:val="99"/>
    <w:semiHidden/>
    <w:rPr>
      <w:rFonts w:ascii="Courier New" w:hAnsi="Courier New" w:cs="Courier New"/>
      <w:sz w:val="20"/>
      <w:szCs w:val="20"/>
    </w:rPr>
  </w:style>
  <w:style w:type="paragraph" w:styleId="HTMLPreformatted">
    <w:name w:val="HTML Preformatted"/>
    <w:basedOn w:val="Normal"/>
    <w:link w:val="HTMLPreformattedChar"/>
    <w:uiPriority w:val="99"/>
    <w:semiHidden/>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Calibri" w:hAnsi="Courier New" w:cs="Courier New"/>
      <w:color w:val="000000"/>
      <w:sz w:val="20"/>
      <w:szCs w:val="20"/>
    </w:rPr>
  </w:style>
  <w:style w:type="character" w:styleId="HTMLSample">
    <w:name w:val="HTML Sample"/>
    <w:basedOn w:val="DefaultParagraphFont"/>
    <w:uiPriority w:val="99"/>
    <w:semiHidden/>
    <w:rPr>
      <w:rFonts w:ascii="Courier New" w:hAnsi="Courier New" w:cs="Courier New"/>
    </w:rPr>
  </w:style>
  <w:style w:type="character" w:styleId="HTMLTypewriter">
    <w:name w:val="HTML Typewriter"/>
    <w:basedOn w:val="DefaultParagraphFont"/>
    <w:uiPriority w:val="99"/>
    <w:semiHidden/>
    <w:rPr>
      <w:rFonts w:ascii="Courier New" w:hAnsi="Courier New" w:cs="Courier New"/>
      <w:sz w:val="20"/>
      <w:szCs w:val="20"/>
    </w:rPr>
  </w:style>
  <w:style w:type="character" w:styleId="HTMLVariable">
    <w:name w:val="HTML Variable"/>
    <w:basedOn w:val="DefaultParagraphFont"/>
    <w:uiPriority w:val="99"/>
    <w:semiHidden/>
    <w:rPr>
      <w:rFonts w:cs="Times New Roman"/>
      <w:i/>
      <w:iCs/>
    </w:rPr>
  </w:style>
  <w:style w:type="character" w:styleId="LineNumber">
    <w:name w:val="line number"/>
    <w:basedOn w:val="DefaultParagraphFont"/>
    <w:uiPriority w:val="99"/>
    <w:semiHidden/>
    <w:rPr>
      <w:rFonts w:cs="Times New Roman"/>
    </w:rPr>
  </w:style>
  <w:style w:type="paragraph" w:styleId="List">
    <w:name w:val="List"/>
    <w:basedOn w:val="Normal"/>
    <w:uiPriority w:val="99"/>
    <w:semiHidden/>
    <w:pPr>
      <w:ind w:left="283" w:hanging="281"/>
    </w:pPr>
  </w:style>
  <w:style w:type="paragraph" w:styleId="List2">
    <w:name w:val="List 2"/>
    <w:basedOn w:val="Normal"/>
    <w:uiPriority w:val="99"/>
    <w:semiHidden/>
    <w:pPr>
      <w:ind w:left="566" w:hanging="281"/>
    </w:pPr>
  </w:style>
  <w:style w:type="paragraph" w:styleId="List3">
    <w:name w:val="List 3"/>
    <w:basedOn w:val="Normal"/>
    <w:uiPriority w:val="99"/>
    <w:semiHidden/>
    <w:pPr>
      <w:ind w:left="849" w:hanging="281"/>
    </w:pPr>
  </w:style>
  <w:style w:type="paragraph" w:styleId="List4">
    <w:name w:val="List 4"/>
    <w:basedOn w:val="Normal"/>
    <w:uiPriority w:val="99"/>
    <w:semiHidden/>
    <w:pPr>
      <w:ind w:left="1132" w:hanging="281"/>
    </w:pPr>
  </w:style>
  <w:style w:type="paragraph" w:styleId="List5">
    <w:name w:val="List 5"/>
    <w:basedOn w:val="Normal"/>
    <w:uiPriority w:val="99"/>
    <w:semiHidden/>
    <w:pPr>
      <w:ind w:left="1415" w:hanging="281"/>
    </w:pPr>
  </w:style>
  <w:style w:type="paragraph" w:styleId="ListBullet4">
    <w:name w:val="List Bullet 4"/>
    <w:basedOn w:val="Normal"/>
    <w:uiPriority w:val="99"/>
    <w:semiHidden/>
    <w:pPr>
      <w:numPr>
        <w:numId w:val="1"/>
      </w:numPr>
      <w:tabs>
        <w:tab w:val="left" w:pos="1209"/>
      </w:tabs>
      <w:ind w:left="1209"/>
    </w:pPr>
  </w:style>
  <w:style w:type="paragraph" w:styleId="ListBullet5">
    <w:name w:val="List Bullet 5"/>
    <w:basedOn w:val="Normal"/>
    <w:uiPriority w:val="99"/>
    <w:semiHidden/>
    <w:pPr>
      <w:numPr>
        <w:numId w:val="2"/>
      </w:numPr>
      <w:tabs>
        <w:tab w:val="left" w:pos="926"/>
        <w:tab w:val="left" w:pos="1492"/>
      </w:tabs>
      <w:ind w:left="1492"/>
    </w:pPr>
  </w:style>
  <w:style w:type="paragraph" w:styleId="ListContinue">
    <w:name w:val="List Continue"/>
    <w:basedOn w:val="Normal"/>
    <w:uiPriority w:val="99"/>
    <w:semiHidden/>
    <w:pPr>
      <w:ind w:left="283"/>
    </w:pPr>
  </w:style>
  <w:style w:type="paragraph" w:styleId="ListContinue2">
    <w:name w:val="List Continue 2"/>
    <w:basedOn w:val="Normal"/>
    <w:uiPriority w:val="99"/>
    <w:semiHidden/>
    <w:pPr>
      <w:ind w:left="566"/>
    </w:pPr>
  </w:style>
  <w:style w:type="paragraph" w:styleId="ListContinue3">
    <w:name w:val="List Continue 3"/>
    <w:basedOn w:val="Normal"/>
    <w:uiPriority w:val="99"/>
    <w:semiHidden/>
    <w:pPr>
      <w:ind w:left="849"/>
    </w:pPr>
  </w:style>
  <w:style w:type="paragraph" w:styleId="ListContinue4">
    <w:name w:val="List Continue 4"/>
    <w:basedOn w:val="Normal"/>
    <w:uiPriority w:val="99"/>
    <w:semiHidden/>
    <w:pPr>
      <w:ind w:left="1132"/>
    </w:pPr>
  </w:style>
  <w:style w:type="paragraph" w:styleId="ListContinue5">
    <w:name w:val="List Continue 5"/>
    <w:basedOn w:val="Normal"/>
    <w:uiPriority w:val="99"/>
    <w:semiHidden/>
    <w:pPr>
      <w:ind w:left="1415"/>
    </w:pPr>
  </w:style>
  <w:style w:type="paragraph" w:styleId="ListNumber3">
    <w:name w:val="List Number 3"/>
    <w:basedOn w:val="ListNumber2"/>
    <w:uiPriority w:val="2"/>
    <w:pPr>
      <w:numPr>
        <w:numId w:val="17"/>
      </w:numPr>
      <w:tabs>
        <w:tab w:val="clear" w:pos="397"/>
      </w:tabs>
      <w:ind w:left="1078" w:hanging="282"/>
    </w:pPr>
  </w:style>
  <w:style w:type="paragraph" w:styleId="ListNumber4">
    <w:name w:val="List Number 4"/>
    <w:basedOn w:val="Normal"/>
    <w:uiPriority w:val="99"/>
    <w:semiHidden/>
    <w:pPr>
      <w:numPr>
        <w:numId w:val="3"/>
      </w:numPr>
    </w:pPr>
  </w:style>
  <w:style w:type="paragraph" w:styleId="ListNumber5">
    <w:name w:val="List Number 5"/>
    <w:basedOn w:val="Normal"/>
    <w:uiPriority w:val="99"/>
    <w:semiHidden/>
    <w:pPr>
      <w:numPr>
        <w:numId w:val="4"/>
      </w:numPr>
    </w:pPr>
  </w:style>
  <w:style w:type="paragraph" w:styleId="MessageHeader">
    <w:name w:val="Message Header"/>
    <w:basedOn w:val="Normal"/>
    <w:link w:val="MessageHeaderChar"/>
    <w:uiPriority w:val="99"/>
    <w:semiHidden/>
    <w:pPr>
      <w:pBdr>
        <w:top w:val="single" w:sz="6" w:space="1" w:color="auto"/>
        <w:left w:val="single" w:sz="6" w:space="1" w:color="auto"/>
        <w:bottom w:val="single" w:sz="6" w:space="1" w:color="auto"/>
        <w:right w:val="single" w:sz="6" w:space="1" w:color="auto"/>
      </w:pBdr>
      <w:ind w:left="1134" w:hanging="1132"/>
    </w:pPr>
    <w:rPr>
      <w:rFonts w:ascii="Arial" w:hAnsi="Arial" w:cs="Arial"/>
    </w:rPr>
  </w:style>
  <w:style w:type="character" w:customStyle="1" w:styleId="MessageHeaderChar">
    <w:name w:val="Message Header Char"/>
    <w:basedOn w:val="DefaultParagraphFont"/>
    <w:link w:val="MessageHeader"/>
    <w:uiPriority w:val="99"/>
    <w:semiHidden/>
    <w:rPr>
      <w:rFonts w:ascii="Arial" w:eastAsia="Calibri" w:hAnsi="Arial" w:cs="Arial"/>
      <w:color w:val="000000"/>
      <w:sz w:val="24"/>
      <w:szCs w:val="24"/>
      <w:shd w:val="clear" w:color="auto" w:fill="auto"/>
    </w:rPr>
  </w:style>
  <w:style w:type="paragraph" w:styleId="NormalWeb">
    <w:name w:val="Normal (Web)"/>
    <w:basedOn w:val="Normal"/>
    <w:uiPriority w:val="99"/>
    <w:semiHidden/>
  </w:style>
  <w:style w:type="paragraph" w:styleId="NormalIndent">
    <w:name w:val="Normal Indent"/>
    <w:basedOn w:val="Normal"/>
    <w:uiPriority w:val="99"/>
    <w:semiHidden/>
    <w:pPr>
      <w:ind w:left="720"/>
    </w:pPr>
  </w:style>
  <w:style w:type="paragraph" w:styleId="NoteHeading">
    <w:name w:val="Note Heading"/>
    <w:basedOn w:val="Normal"/>
    <w:next w:val="Normal"/>
    <w:link w:val="NoteHeadingChar"/>
    <w:uiPriority w:val="99"/>
    <w:semiHidden/>
  </w:style>
  <w:style w:type="character" w:customStyle="1" w:styleId="NoteHeadingChar">
    <w:name w:val="Note Heading Char"/>
    <w:basedOn w:val="DefaultParagraphFont"/>
    <w:link w:val="NoteHeading"/>
    <w:uiPriority w:val="99"/>
    <w:semiHidden/>
    <w:rPr>
      <w:rFonts w:eastAsia="Calibri"/>
      <w:color w:val="000000"/>
    </w:rPr>
  </w:style>
  <w:style w:type="paragraph" w:styleId="PlainText">
    <w:name w:val="Plain Text"/>
    <w:basedOn w:val="Normal"/>
    <w:link w:val="PlainTextChar"/>
    <w:uiPriority w:val="99"/>
    <w:semiHidden/>
    <w:rPr>
      <w:rFonts w:ascii="Courier New" w:hAnsi="Courier New" w:cs="Courier New"/>
      <w:sz w:val="20"/>
      <w:szCs w:val="20"/>
    </w:rPr>
  </w:style>
  <w:style w:type="character" w:customStyle="1" w:styleId="PlainTextChar">
    <w:name w:val="Plain Text Char"/>
    <w:basedOn w:val="DefaultParagraphFont"/>
    <w:link w:val="PlainText"/>
    <w:uiPriority w:val="99"/>
    <w:semiHidden/>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style>
  <w:style w:type="character" w:customStyle="1" w:styleId="SalutationChar">
    <w:name w:val="Salutation Char"/>
    <w:basedOn w:val="DefaultParagraphFont"/>
    <w:link w:val="Salutation"/>
    <w:uiPriority w:val="99"/>
    <w:semiHidden/>
    <w:rPr>
      <w:rFonts w:eastAsia="Calibri"/>
      <w:color w:val="000000"/>
    </w:rPr>
  </w:style>
  <w:style w:type="paragraph" w:styleId="Signature">
    <w:name w:val="Signature"/>
    <w:basedOn w:val="Normal"/>
    <w:link w:val="SignatureChar"/>
    <w:uiPriority w:val="99"/>
    <w:semiHidden/>
    <w:pPr>
      <w:ind w:left="4252"/>
    </w:pPr>
  </w:style>
  <w:style w:type="character" w:customStyle="1" w:styleId="SignatureChar">
    <w:name w:val="Signature Char"/>
    <w:basedOn w:val="DefaultParagraphFont"/>
    <w:link w:val="Signature"/>
    <w:uiPriority w:val="99"/>
    <w:semiHidden/>
    <w:rPr>
      <w:rFonts w:eastAsia="Calibri"/>
      <w:color w:val="000000"/>
    </w:rPr>
  </w:style>
  <w:style w:type="character" w:styleId="Strong">
    <w:name w:val="Strong"/>
    <w:basedOn w:val="DefaultParagraphFont"/>
    <w:uiPriority w:val="99"/>
    <w:semiHidden/>
    <w:rPr>
      <w:rFonts w:cs="Times New Roman"/>
      <w:b/>
      <w:bCs/>
    </w:rPr>
  </w:style>
  <w:style w:type="table" w:styleId="Table3Deffects1">
    <w:name w:val="Table 3D effects 1"/>
    <w:basedOn w:val="TableNormal"/>
    <w:uiPriority w:val="99"/>
    <w:pPr>
      <w:spacing w:after="120"/>
    </w:pPr>
    <w:rPr>
      <w:rFonts w:eastAsia="Times New Roman"/>
      <w:sz w:val="20"/>
      <w:szCs w:val="20"/>
    </w:rPr>
    <w:tblPr/>
    <w:tcPr>
      <w:shd w:val="clear" w:color="auto" w:fill="FFFFFF"/>
    </w:tcPr>
    <w:tblStylePr w:type="firstRow">
      <w:rPr>
        <w:rFonts w:cs="Times New Roman"/>
      </w:rPr>
      <w:tblPr/>
      <w:tcPr>
        <w:tcBorders>
          <w:bottom w:val="single" w:sz="6" w:space="0" w:color="808080"/>
        </w:tcBorders>
      </w:tcPr>
    </w:tblStylePr>
    <w:tblStylePr w:type="lastRow">
      <w:rPr>
        <w:rFonts w:cs="Times New Roman"/>
      </w:rPr>
      <w:tblPr/>
      <w:tcPr>
        <w:tcBorders>
          <w:top w:val="single" w:sz="6" w:space="0" w:color="FFFFFF"/>
        </w:tcBorders>
      </w:tcPr>
    </w:tblStylePr>
    <w:tblStylePr w:type="firstCol">
      <w:rPr>
        <w:rFonts w:cs="Times New Roman"/>
      </w:rPr>
      <w:tblPr/>
      <w:tcPr>
        <w:tcBorders>
          <w:right w:val="single" w:sz="6" w:space="0" w:color="808080"/>
        </w:tcBorders>
      </w:tcPr>
    </w:tblStylePr>
    <w:tblStylePr w:type="lastCol">
      <w:rPr>
        <w:rFonts w:cs="Times New Roman"/>
      </w:rPr>
      <w:tblPr/>
      <w:tcPr>
        <w:tcBorders>
          <w:left w:val="single" w:sz="6" w:space="0" w:color="FFFFFF"/>
        </w:tcBorders>
      </w:tcPr>
    </w:tblStylePr>
    <w:tblStylePr w:type="neCell">
      <w:rPr>
        <w:rFonts w:cs="Times New Roman"/>
      </w:rPr>
      <w:tblPr/>
      <w:tcPr>
        <w:tcBorders>
          <w:left w:val="none" w:sz="0" w:space="0" w:color="auto"/>
          <w:bottom w:val="none" w:sz="0" w:space="0" w:color="auto"/>
        </w:tcBorders>
      </w:tcPr>
    </w:tblStylePr>
    <w:tblStylePr w:type="nwCell">
      <w:rPr>
        <w:rFonts w:cs="Times New Roman"/>
      </w:rPr>
      <w:tblPr/>
      <w:tcPr>
        <w:tcBorders>
          <w:bottom w:val="none" w:sz="0" w:space="0" w:color="auto"/>
          <w:right w:val="none" w:sz="0" w:space="0" w:color="auto"/>
        </w:tcBorders>
      </w:tcPr>
    </w:tblStylePr>
    <w:tblStylePr w:type="seCell">
      <w:rPr>
        <w:rFonts w:cs="Times New Roman"/>
      </w:rPr>
      <w:tblPr/>
      <w:tcPr>
        <w:tcBorders>
          <w:top w:val="none" w:sz="0" w:space="0" w:color="auto"/>
          <w:left w:val="none" w:sz="0" w:space="0" w:color="auto"/>
        </w:tcBorders>
      </w:tcPr>
    </w:tblStylePr>
    <w:tblStylePr w:type="swCell">
      <w:rPr>
        <w:rFonts w:cs="Times New Roman"/>
      </w:rPr>
      <w:tblPr/>
      <w:tcPr>
        <w:tcBorders>
          <w:top w:val="none" w:sz="0" w:space="0" w:color="auto"/>
          <w:right w:val="none" w:sz="0" w:space="0" w:color="auto"/>
        </w:tcBorders>
      </w:tcPr>
    </w:tblStylePr>
  </w:style>
  <w:style w:type="table" w:styleId="Table3Deffects2">
    <w:name w:val="Table 3D effects 2"/>
    <w:basedOn w:val="TableNormal"/>
    <w:uiPriority w:val="99"/>
    <w:pPr>
      <w:spacing w:after="120"/>
    </w:pPr>
    <w:rPr>
      <w:rFonts w:eastAsia="Times New Roman"/>
      <w:sz w:val="20"/>
      <w:szCs w:val="20"/>
    </w:rPr>
    <w:tblPr>
      <w:tblStyleRowBandSize w:val="1"/>
    </w:tblPr>
    <w:tcPr>
      <w:shd w:val="clear" w:color="auto" w:fill="FFFFFF"/>
    </w:tcPr>
    <w:tblStylePr w:type="firstRow">
      <w:rPr>
        <w:rFonts w:cs="Times New Roman"/>
      </w:rPr>
    </w:tblStylePr>
    <w:tblStylePr w:type="firstCol">
      <w:rPr>
        <w:rFonts w:cs="Times New Roman"/>
      </w:rPr>
      <w:tblPr/>
      <w:tcPr>
        <w:tcBorders>
          <w:top w:val="none" w:sz="0" w:space="0" w:color="auto"/>
          <w:bottom w:val="none" w:sz="0" w:space="0" w:color="auto"/>
          <w:right w:val="single" w:sz="6" w:space="0" w:color="808080"/>
        </w:tcBorders>
      </w:tcPr>
    </w:tblStylePr>
    <w:tblStylePr w:type="lastCol">
      <w:rPr>
        <w:rFonts w:cs="Times New Roman"/>
      </w:rPr>
      <w:tblPr/>
      <w:tcPr>
        <w:tcBorders>
          <w:right w:val="single" w:sz="6" w:space="0" w:color="FFFFFF"/>
        </w:tcBorders>
      </w:tcPr>
    </w:tblStylePr>
    <w:tblStylePr w:type="band1Horz">
      <w:rPr>
        <w:rFonts w:cs="Times New Roman"/>
      </w:rPr>
      <w:tblPr/>
      <w:tcPr>
        <w:tcBorders>
          <w:top w:val="single" w:sz="6" w:space="0" w:color="808080"/>
          <w:bottom w:val="single" w:sz="6" w:space="0" w:color="FFFFFF"/>
        </w:tcBorders>
      </w:tcPr>
    </w:tblStylePr>
    <w:tblStylePr w:type="swCell">
      <w:rPr>
        <w:rFonts w:cs="Times New Roman"/>
      </w:rPr>
    </w:tblStylePr>
  </w:style>
  <w:style w:type="table" w:styleId="Table3Deffects3">
    <w:name w:val="Table 3D effects 3"/>
    <w:basedOn w:val="TableNormal"/>
    <w:uiPriority w:val="99"/>
    <w:pPr>
      <w:spacing w:after="120"/>
    </w:pPr>
    <w:rPr>
      <w:rFonts w:eastAsia="Times New Roman"/>
      <w:sz w:val="20"/>
      <w:szCs w:val="20"/>
    </w:rPr>
    <w:tblPr>
      <w:tblStyleRowBandSize w:val="1"/>
      <w:tblStyleColBandSize w:val="1"/>
    </w:tblPr>
    <w:tblStylePr w:type="firstRow">
      <w:rPr>
        <w:rFonts w:cs="Times New Roman"/>
      </w:rPr>
    </w:tblStylePr>
    <w:tblStylePr w:type="firstCol">
      <w:rPr>
        <w:rFonts w:cs="Times New Roman"/>
      </w:rPr>
      <w:tblPr/>
      <w:tcPr>
        <w:tcBorders>
          <w:top w:val="none" w:sz="0" w:space="0" w:color="auto"/>
          <w:bottom w:val="none" w:sz="0" w:space="0" w:color="auto"/>
          <w:right w:val="single" w:sz="6" w:space="0" w:color="808080"/>
        </w:tcBorders>
      </w:tcPr>
    </w:tblStylePr>
    <w:tblStylePr w:type="lastCol">
      <w:rPr>
        <w:rFonts w:cs="Times New Roman"/>
      </w:rPr>
      <w:tblPr/>
      <w:tcPr>
        <w:tcBorders>
          <w:right w:val="single" w:sz="6" w:space="0" w:color="FFFFFF"/>
        </w:tcBorders>
      </w:tc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band1Horz">
      <w:rPr>
        <w:rFonts w:cs="Times New Roman"/>
      </w:rPr>
      <w:tblPr/>
      <w:tcPr>
        <w:tcBorders>
          <w:top w:val="single" w:sz="6" w:space="0" w:color="808080"/>
          <w:bottom w:val="single" w:sz="6" w:space="0" w:color="FFFFFF"/>
        </w:tcBorders>
      </w:tcPr>
    </w:tblStylePr>
    <w:tblStylePr w:type="swCell">
      <w:rPr>
        <w:rFonts w:cs="Times New Roman"/>
      </w:rPr>
    </w:tblStylePr>
  </w:style>
  <w:style w:type="table" w:styleId="TableClassic1">
    <w:name w:val="Table Classic 1"/>
    <w:basedOn w:val="TableNormal"/>
    <w:uiPriority w:val="99"/>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cBorders>
      </w:tcPr>
    </w:tblStylePr>
    <w:tblStylePr w:type="lastRow">
      <w:rPr>
        <w:rFonts w:cs="Times New Roman"/>
      </w:rPr>
      <w:tblPr/>
      <w:tcPr>
        <w:tcBorders>
          <w:top w:val="single" w:sz="6" w:space="0" w:color="000000"/>
        </w:tcBorders>
      </w:tcPr>
    </w:tblStylePr>
    <w:tblStylePr w:type="firstCol">
      <w:rPr>
        <w:rFonts w:cs="Times New Roman"/>
      </w:rPr>
      <w:tblPr/>
      <w:tcPr>
        <w:tcBorders>
          <w:right w:val="single" w:sz="6" w:space="0" w:color="000000"/>
        </w:tcBorders>
      </w:tcPr>
    </w:tblStylePr>
    <w:tblStylePr w:type="neCell">
      <w:rPr>
        <w:rFonts w:cs="Times New Roman"/>
      </w:rPr>
    </w:tblStylePr>
    <w:tblStylePr w:type="swCell">
      <w:rPr>
        <w:rFonts w:cs="Times New Roman"/>
      </w:rPr>
    </w:tblStylePr>
  </w:style>
  <w:style w:type="table" w:styleId="TableClassic2">
    <w:name w:val="Table Classic 2"/>
    <w:basedOn w:val="TableNormal"/>
    <w:uiPriority w:val="99"/>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firstCol">
      <w:rPr>
        <w:rFonts w:cs="Times New Roman"/>
      </w:rPr>
      <w:tblPr/>
      <w:tcPr>
        <w:shd w:val="clear" w:color="auto" w:fill="FFFFFF"/>
      </w:tcPr>
    </w:tblStylePr>
    <w:tblStylePr w:type="neCell">
      <w:rPr>
        <w:rFonts w:cs="Times New Roman"/>
      </w:rPr>
    </w:tblStylePr>
    <w:tblStylePr w:type="nwCell">
      <w:rPr>
        <w:rFonts w:cs="Times New Roman"/>
      </w:rPr>
      <w:tblPr/>
      <w:tcPr>
        <w:shd w:val="clear" w:color="auto" w:fill="FFFFFF"/>
      </w:tcPr>
    </w:tblStylePr>
    <w:tblStylePr w:type="swCell">
      <w:rPr>
        <w:rFonts w:cs="Times New Roman"/>
      </w:rPr>
    </w:tblStylePr>
  </w:style>
  <w:style w:type="table" w:styleId="TableClassic3">
    <w:name w:val="Table Classic 3"/>
    <w:basedOn w:val="TableNormal"/>
    <w:uiPriority w:val="99"/>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FFFFFF"/>
    </w:tc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12" w:space="0" w:color="000000"/>
        </w:tcBorders>
        <w:shd w:val="clear" w:color="auto" w:fill="FFFFFF"/>
      </w:tcPr>
    </w:tblStylePr>
    <w:tblStylePr w:type="firstCol">
      <w:rPr>
        <w:rFonts w:cs="Times New Roman"/>
      </w:rPr>
    </w:tblStylePr>
  </w:style>
  <w:style w:type="table" w:styleId="TableClassic4">
    <w:name w:val="Table Classic 4"/>
    <w:basedOn w:val="TableNormal"/>
    <w:uiPriority w:val="99"/>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bottom w:val="single" w:sz="6" w:space="0" w:color="000000"/>
        </w:tcBorders>
        <w:shd w:val="clear" w:color="auto" w:fill="FFFFFF"/>
      </w:tcPr>
    </w:tblStylePr>
    <w:tblStylePr w:type="firstCol">
      <w:rPr>
        <w:rFonts w:cs="Times New Roman"/>
      </w:rPr>
    </w:tblStylePr>
    <w:tblStylePr w:type="nwCell">
      <w:rPr>
        <w:rFonts w:cs="Times New Roman"/>
      </w:rPr>
    </w:tblStylePr>
    <w:tblStylePr w:type="swCell">
      <w:rPr>
        <w:rFonts w:cs="Times New Roman"/>
      </w:rPr>
    </w:tblStylePr>
  </w:style>
  <w:style w:type="table" w:styleId="TableColorful1">
    <w:name w:val="Table Colorful 1"/>
    <w:basedOn w:val="TableNormal"/>
    <w:uiPriority w:val="99"/>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FFFFFF"/>
    </w:tcPr>
    <w:tblStylePr w:type="firstRow">
      <w:rPr>
        <w:rFonts w:cs="Times New Roman"/>
      </w:rPr>
      <w:tblPr/>
      <w:tcPr>
        <w:shd w:val="clear" w:color="auto" w:fill="FFFFFF"/>
      </w:tcPr>
    </w:tblStylePr>
    <w:tblStylePr w:type="firstCol">
      <w:rPr>
        <w:rFonts w:cs="Times New Roman"/>
      </w:rPr>
      <w:tblPr/>
      <w:tcPr>
        <w:shd w:val="clear" w:color="auto" w:fill="FFFFFF"/>
      </w:tcPr>
    </w:tblStylePr>
    <w:tblStylePr w:type="nwCell">
      <w:rPr>
        <w:rFonts w:cs="Times New Roman"/>
      </w:rPr>
      <w:tblPr/>
      <w:tcPr>
        <w:shd w:val="clear" w:color="auto" w:fill="FFFFFF"/>
      </w:tcPr>
    </w:tblStylePr>
    <w:tblStylePr w:type="swCell">
      <w:rPr>
        <w:rFonts w:cs="Times New Roman"/>
      </w:rPr>
    </w:tblStylePr>
  </w:style>
  <w:style w:type="table" w:styleId="TableColorful2">
    <w:name w:val="Table Colorful 2"/>
    <w:basedOn w:val="TableNormal"/>
    <w:uiPriority w:val="99"/>
    <w:pPr>
      <w:spacing w:after="120"/>
    </w:pPr>
    <w:rPr>
      <w:rFonts w:eastAsia="Times New Roman"/>
      <w:sz w:val="20"/>
      <w:szCs w:val="20"/>
    </w:rPr>
    <w:tblPr>
      <w:tblBorders>
        <w:bottom w:val="single" w:sz="12" w:space="0" w:color="000000"/>
      </w:tblBorders>
    </w:tblPr>
    <w:tcPr>
      <w:shd w:val="clear" w:color="auto" w:fill="FFFFFF"/>
    </w:tcPr>
    <w:tblStylePr w:type="firstRow">
      <w:rPr>
        <w:rFonts w:cs="Times New Roman"/>
      </w:rPr>
      <w:tblPr/>
      <w:tcPr>
        <w:tcBorders>
          <w:bottom w:val="single" w:sz="12" w:space="0" w:color="000000"/>
        </w:tcBorders>
        <w:shd w:val="clear" w:color="auto" w:fill="FFFFFF"/>
      </w:tcPr>
    </w:tblStylePr>
    <w:tblStylePr w:type="firstCol">
      <w:rPr>
        <w:rFonts w:cs="Times New Roman"/>
      </w:rPr>
    </w:tblStylePr>
    <w:tblStylePr w:type="lastCol">
      <w:rPr>
        <w:rFonts w:cs="Times New Roman"/>
      </w:rPr>
      <w:tblPr/>
      <w:tcPr>
        <w:shd w:val="clear" w:color="auto" w:fill="FFFFFF"/>
      </w:tcPr>
    </w:tblStylePr>
    <w:tblStylePr w:type="swCell">
      <w:rPr>
        <w:rFonts w:cs="Times New Roman"/>
      </w:rPr>
    </w:tblStylePr>
  </w:style>
  <w:style w:type="table" w:styleId="TableColorful3">
    <w:name w:val="Table Colorful 3"/>
    <w:basedOn w:val="TableNormal"/>
    <w:uiPriority w:val="99"/>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clear" w:color="auto" w:fill="FFFFFF"/>
    </w:tcPr>
    <w:tblStylePr w:type="firstRow">
      <w:rPr>
        <w:rFonts w:cs="Times New Roman"/>
      </w:rPr>
      <w:tblPr/>
      <w:tcPr>
        <w:tcBorders>
          <w:bottom w:val="single" w:sz="6" w:space="0" w:color="000000"/>
        </w:tcBorders>
        <w:shd w:val="clear" w:color="auto" w:fill="FFFFFF"/>
      </w:tcPr>
    </w:tblStylePr>
    <w:tblStylePr w:type="firstCol">
      <w:rPr>
        <w:rFonts w:cs="Times New Roman"/>
      </w:rPr>
      <w:tblPr/>
      <w:tcPr>
        <w:tcBorders>
          <w:left w:val="single" w:sz="36" w:space="0" w:color="000000"/>
          <w:right w:val="single" w:sz="6" w:space="0" w:color="000000"/>
        </w:tcBorders>
        <w:shd w:val="clear" w:color="auto" w:fill="FFFFFF"/>
      </w:tcPr>
    </w:tblStylePr>
    <w:tblStylePr w:type="nwCell">
      <w:rPr>
        <w:rFonts w:cs="Times New Roman"/>
      </w:rPr>
      <w:tblPr/>
      <w:tcPr>
        <w:shd w:val="clear" w:color="auto" w:fill="FFFFFF"/>
      </w:tcPr>
    </w:tblStylePr>
  </w:style>
  <w:style w:type="table" w:styleId="TableColumns1">
    <w:name w:val="Table Columns 1"/>
    <w:basedOn w:val="TableNormal"/>
    <w:uiPriority w:val="99"/>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single" w:sz="6" w:space="0" w:color="000000"/>
        </w:tcBorders>
      </w:tcPr>
    </w:tblStylePr>
    <w:tblStylePr w:type="lastRow">
      <w:rPr>
        <w:rFonts w:cs="Times New Roman"/>
      </w:r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tblStylePr w:type="swCell">
      <w:rPr>
        <w:rFonts w:cs="Times New Roman"/>
      </w:rPr>
    </w:tblStylePr>
  </w:style>
  <w:style w:type="table" w:styleId="TableColumns2">
    <w:name w:val="Table Columns 2"/>
    <w:basedOn w:val="TableNormal"/>
    <w:uiPriority w:val="99"/>
    <w:pPr>
      <w:spacing w:after="120"/>
    </w:pPr>
    <w:rPr>
      <w:rFonts w:eastAsia="Times New Roman"/>
      <w:b/>
      <w:bCs/>
      <w:sz w:val="20"/>
      <w:szCs w:val="20"/>
    </w:rPr>
    <w:tblPr>
      <w:tblStyleColBandSize w:val="1"/>
    </w:tblPr>
    <w:tblStylePr w:type="firstRow">
      <w:rPr>
        <w:rFonts w:cs="Times New Roman"/>
      </w:rPr>
      <w:tblPr/>
      <w:tcPr>
        <w:shd w:val="clear" w:color="auto" w:fill="FFFFFF"/>
      </w:tcPr>
    </w:tblStylePr>
    <w:tblStylePr w:type="lastRow">
      <w:rPr>
        <w:rFonts w:cs="Times New Roman"/>
      </w:r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tblStylePr w:type="swCell">
      <w:rPr>
        <w:rFonts w:cs="Times New Roman"/>
      </w:rPr>
    </w:tblStylePr>
  </w:style>
  <w:style w:type="table" w:styleId="TableColumns3">
    <w:name w:val="Table Columns 3"/>
    <w:basedOn w:val="TableNormal"/>
    <w:uiPriority w:val="99"/>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shd w:val="clear" w:color="auto" w:fill="FFFFFF"/>
      </w:tcPr>
    </w:tblStylePr>
    <w:tblStylePr w:type="lastRow">
      <w:rPr>
        <w:rFonts w:cs="Times New Roman"/>
      </w:rPr>
      <w:tblPr/>
      <w:tcPr>
        <w:tcBorders>
          <w:top w:val="single" w:sz="6" w:space="0" w:color="000080"/>
        </w:tcBorders>
      </w:tc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style>
  <w:style w:type="table" w:styleId="TableColumns4">
    <w:name w:val="Table Columns 4"/>
    <w:basedOn w:val="TableNormal"/>
    <w:uiPriority w:val="99"/>
    <w:pPr>
      <w:spacing w:after="120"/>
    </w:pPr>
    <w:rPr>
      <w:rFonts w:eastAsia="Times New Roman"/>
      <w:sz w:val="20"/>
      <w:szCs w:val="20"/>
    </w:rPr>
    <w:tblPr>
      <w:tblStyleColBandSize w:val="1"/>
    </w:tblPr>
    <w:tblStylePr w:type="firstRow">
      <w:rPr>
        <w:rFonts w:cs="Times New Roman"/>
      </w:rPr>
      <w:tblPr/>
      <w:tcPr>
        <w:shd w:val="clear" w:color="auto" w:fill="FFFFFF"/>
      </w:tcPr>
    </w:tblStylePr>
    <w:tblStylePr w:type="lastRow">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style>
  <w:style w:type="table" w:styleId="TableColumns5">
    <w:name w:val="Table Columns 5"/>
    <w:basedOn w:val="TableNormal"/>
    <w:uiPriority w:val="99"/>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cBorders>
      </w:tcPr>
    </w:tblStylePr>
    <w:tblStylePr w:type="lastRow">
      <w:rPr>
        <w:rFonts w:cs="Times New Roman"/>
      </w:rPr>
      <w:tblPr/>
      <w:tcPr>
        <w:tcBorders>
          <w:top w:val="single" w:sz="6" w:space="0" w:color="808080"/>
        </w:tcBorders>
      </w:tc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style>
  <w:style w:type="table" w:styleId="TableContemporary">
    <w:name w:val="Table Contemporary"/>
    <w:basedOn w:val="TableNormal"/>
    <w:uiPriority w:val="99"/>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shd w:val="clear" w:color="auto" w:fill="FFFFFF"/>
      </w:tc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Elegant">
    <w:name w:val="Table Elegant"/>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StylePr>
  </w:style>
  <w:style w:type="table" w:styleId="TableGrid1">
    <w:name w:val="Table Grid 1"/>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StylePr>
    <w:tblStylePr w:type="lastCol">
      <w:rPr>
        <w:rFonts w:cs="Times New Roman"/>
      </w:rPr>
    </w:tblStylePr>
  </w:style>
  <w:style w:type="table" w:styleId="TableGrid2">
    <w:name w:val="Table Grid 2"/>
    <w:basedOn w:val="TableNormal"/>
    <w:uiPriority w:val="99"/>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style>
  <w:style w:type="table" w:styleId="TableGrid3">
    <w:name w:val="Table Grid 3"/>
    <w:basedOn w:val="TableNormal"/>
    <w:uiPriority w:val="99"/>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StylePr>
    <w:tblStylePr w:type="lastCol">
      <w:rPr>
        <w:rFonts w:cs="Times New Roman"/>
      </w:rPr>
    </w:tblStylePr>
  </w:style>
  <w:style w:type="table" w:styleId="TableGrid4">
    <w:name w:val="Table Grid 4"/>
    <w:basedOn w:val="TableNormal"/>
    <w:uiPriority w:val="99"/>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shd w:val="clear" w:color="auto" w:fill="FFFFFF"/>
      </w:tcPr>
    </w:tblStylePr>
    <w:tblStylePr w:type="lastCol">
      <w:rPr>
        <w:rFonts w:cs="Times New Roman"/>
      </w:rPr>
    </w:tblStylePr>
  </w:style>
  <w:style w:type="table" w:styleId="TableGrid5">
    <w:name w:val="Table Grid 5"/>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StylePr>
    <w:tblStylePr w:type="lastCol">
      <w:rPr>
        <w:rFonts w:cs="Times New Roman"/>
      </w:rPr>
    </w:tblStylePr>
    <w:tblStylePr w:type="nwCell">
      <w:rPr>
        <w:rFonts w:cs="Times New Roman"/>
      </w:rPr>
    </w:tblStylePr>
  </w:style>
  <w:style w:type="table" w:styleId="TableGrid6">
    <w:name w:val="Table Grid 6"/>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cBorders>
      </w:tcPr>
    </w:tblStylePr>
    <w:tblStylePr w:type="lastRow">
      <w:rPr>
        <w:rFonts w:cs="Times New Roman"/>
      </w:rPr>
      <w:tblPr/>
      <w:tcPr>
        <w:tcBorders>
          <w:top w:val="single" w:sz="6" w:space="0" w:color="000000"/>
        </w:tcBorders>
      </w:tcPr>
    </w:tblStylePr>
    <w:tblStylePr w:type="firstCol">
      <w:rPr>
        <w:rFonts w:cs="Times New Roman"/>
      </w:rPr>
    </w:tblStylePr>
    <w:tblStylePr w:type="nwCell">
      <w:rPr>
        <w:rFonts w:cs="Times New Roman"/>
      </w:rPr>
    </w:tblStylePr>
  </w:style>
  <w:style w:type="table" w:styleId="TableGrid7">
    <w:name w:val="Table Grid 7"/>
    <w:basedOn w:val="TableNormal"/>
    <w:uiPriority w:val="99"/>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tblStylePr w:type="nwCell">
      <w:rPr>
        <w:rFonts w:cs="Times New Roman"/>
      </w:rPr>
    </w:tblStylePr>
  </w:style>
  <w:style w:type="table" w:styleId="TableGrid8">
    <w:name w:val="Table Grid 8"/>
    <w:basedOn w:val="TableNormal"/>
    <w:uiPriority w:val="99"/>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shd w:val="clear" w:color="auto" w:fill="FFFFFF"/>
      </w:tcPr>
    </w:tblStylePr>
    <w:tblStylePr w:type="lastRow">
      <w:rPr>
        <w:rFonts w:cs="Times New Roman"/>
      </w:rPr>
    </w:tblStylePr>
    <w:tblStylePr w:type="lastCol">
      <w:rPr>
        <w:rFonts w:cs="Times New Roman"/>
      </w:rPr>
    </w:tblStylePr>
  </w:style>
  <w:style w:type="table" w:styleId="TableList1">
    <w:name w:val="Table List 1"/>
    <w:basedOn w:val="TableNormal"/>
    <w:uiPriority w:val="99"/>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band1Horz">
      <w:rPr>
        <w:rFonts w:cs="Times New Roman"/>
      </w:rPr>
      <w:tblPr/>
      <w:tcPr>
        <w:shd w:val="clear" w:color="auto" w:fill="FFFFFF"/>
      </w:tcPr>
    </w:tblStylePr>
    <w:tblStylePr w:type="band2Horz">
      <w:rPr>
        <w:rFonts w:cs="Times New Roman"/>
      </w:rPr>
    </w:tblStylePr>
    <w:tblStylePr w:type="swCell">
      <w:rPr>
        <w:rFonts w:cs="Times New Roman"/>
      </w:rPr>
    </w:tblStylePr>
  </w:style>
  <w:style w:type="table" w:styleId="TableList2">
    <w:name w:val="Table List 2"/>
    <w:basedOn w:val="TableNormal"/>
    <w:uiPriority w:val="99"/>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cBorders>
        <w:shd w:val="clear" w:color="auto" w:fill="008000"/>
      </w:tcPr>
    </w:tblStylePr>
    <w:tblStylePr w:type="lastRow">
      <w:rPr>
        <w:rFonts w:cs="Times New Roman"/>
      </w:rPr>
      <w:tblPr/>
      <w:tcPr>
        <w:tcBorders>
          <w:top w:val="single" w:sz="6" w:space="0" w:color="000000"/>
        </w:tcBorders>
      </w:tcPr>
    </w:tblStylePr>
    <w:tblStylePr w:type="band1Horz">
      <w:rPr>
        <w:rFonts w:cs="Times New Roman"/>
      </w:rPr>
      <w:tblPr/>
      <w:tcPr>
        <w:shd w:val="clear" w:color="auto" w:fill="FFFFFF"/>
      </w:tcPr>
    </w:tblStylePr>
    <w:tblStylePr w:type="band2Horz">
      <w:rPr>
        <w:rFonts w:cs="Times New Roman"/>
      </w:rPr>
    </w:tblStylePr>
    <w:tblStylePr w:type="swCell">
      <w:rPr>
        <w:rFonts w:cs="Times New Roman"/>
      </w:rPr>
    </w:tblStylePr>
  </w:style>
  <w:style w:type="table" w:styleId="TableList3">
    <w:name w:val="Table List 3"/>
    <w:basedOn w:val="TableNormal"/>
    <w:uiPriority w:val="99"/>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12" w:space="0" w:color="000000"/>
        </w:tcBorders>
      </w:tcPr>
    </w:tblStylePr>
    <w:tblStylePr w:type="swCell">
      <w:rPr>
        <w:rFonts w:cs="Times New Roman"/>
      </w:rPr>
    </w:tblStylePr>
  </w:style>
  <w:style w:type="table" w:styleId="TableList4">
    <w:name w:val="Table List 4"/>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cBorders>
        <w:shd w:val="clear" w:color="auto" w:fill="FFFFFF"/>
      </w:tcPr>
    </w:tblStylePr>
  </w:style>
  <w:style w:type="table" w:styleId="TableList5">
    <w:name w:val="Table List 5"/>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cBorders>
      </w:tcPr>
    </w:tblStylePr>
    <w:tblStylePr w:type="firstCol">
      <w:rPr>
        <w:rFonts w:cs="Times New Roman"/>
      </w:rPr>
    </w:tblStylePr>
  </w:style>
  <w:style w:type="table" w:styleId="TableList6">
    <w:name w:val="Table List 6"/>
    <w:basedOn w:val="TableNormal"/>
    <w:uiPriority w:val="99"/>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clear" w:color="auto" w:fill="FFFFFF"/>
    </w:tcPr>
    <w:tblStylePr w:type="firstRow">
      <w:rPr>
        <w:rFonts w:cs="Times New Roman"/>
      </w:rPr>
      <w:tblPr/>
      <w:tcPr>
        <w:tcBorders>
          <w:bottom w:val="single" w:sz="12" w:space="0" w:color="000000"/>
        </w:tcBorders>
      </w:tcPr>
    </w:tblStylePr>
    <w:tblStylePr w:type="firstCol">
      <w:rPr>
        <w:rFonts w:cs="Times New Roman"/>
      </w:rPr>
      <w:tblPr/>
      <w:tcPr>
        <w:tcBorders>
          <w:right w:val="single" w:sz="12" w:space="0" w:color="000000"/>
        </w:tcBorders>
      </w:tcPr>
    </w:tblStylePr>
    <w:tblStylePr w:type="band1Horz">
      <w:rPr>
        <w:rFonts w:cs="Times New Roman"/>
      </w:rPr>
      <w:tblPr/>
      <w:tcPr>
        <w:shd w:val="clear" w:color="auto" w:fill="FFFFFF"/>
      </w:tcPr>
    </w:tblStylePr>
  </w:style>
  <w:style w:type="table" w:styleId="TableList7">
    <w:name w:val="Table List 7"/>
    <w:basedOn w:val="TableNormal"/>
    <w:uiPriority w:val="99"/>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cBorders>
        <w:shd w:val="clear" w:color="auto" w:fill="FFFFFF"/>
      </w:tcPr>
    </w:tblStylePr>
    <w:tblStylePr w:type="lastRow">
      <w:rPr>
        <w:rFonts w:cs="Times New Roman"/>
      </w:rPr>
      <w:tblPr/>
      <w:tcPr>
        <w:tcBorders>
          <w:top w:val="single" w:sz="12" w:space="0" w:color="008000"/>
        </w:tcBorders>
      </w:tcPr>
    </w:tblStylePr>
    <w:tblStylePr w:type="firstCol">
      <w:rPr>
        <w:rFonts w:cs="Times New Roman"/>
      </w:rPr>
    </w:tblStylePr>
    <w:tblStylePr w:type="lastCol">
      <w:rPr>
        <w:rFonts w:cs="Times New Roman"/>
      </w:r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List8">
    <w:name w:val="Table List 8"/>
    <w:basedOn w:val="TableNormal"/>
    <w:uiPriority w:val="99"/>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Professional">
    <w:name w:val="Table Professional"/>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shd w:val="clear" w:color="auto" w:fill="FFFFFF"/>
      </w:tcPr>
    </w:tblStylePr>
  </w:style>
  <w:style w:type="table" w:styleId="TableSimple1">
    <w:name w:val="Table Simple 1"/>
    <w:basedOn w:val="TableNormal"/>
    <w:uiPriority w:val="99"/>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cBorders>
      </w:tcPr>
    </w:tblStylePr>
    <w:tblStylePr w:type="lastRow">
      <w:rPr>
        <w:rFonts w:cs="Times New Roman"/>
      </w:rPr>
      <w:tblPr/>
      <w:tcPr>
        <w:tcBorders>
          <w:top w:val="single" w:sz="6" w:space="0" w:color="008000"/>
        </w:tcBorders>
      </w:tcPr>
    </w:tblStylePr>
  </w:style>
  <w:style w:type="table" w:styleId="TableSimple2">
    <w:name w:val="Table Simple 2"/>
    <w:basedOn w:val="TableNormal"/>
    <w:uiPriority w:val="99"/>
    <w:pPr>
      <w:spacing w:after="120"/>
    </w:pPr>
    <w:rPr>
      <w:rFonts w:eastAsia="Times New Roman"/>
      <w:sz w:val="20"/>
      <w:szCs w:val="20"/>
    </w:rPr>
    <w:tblPr/>
    <w:tblStylePr w:type="firstRow">
      <w:rPr>
        <w:rFonts w:cs="Times New Roman"/>
      </w:rPr>
      <w:tblPr/>
      <w:tcPr>
        <w:tcBorders>
          <w:bottom w:val="single" w:sz="12" w:space="0" w:color="000000"/>
        </w:tcBorders>
      </w:tcPr>
    </w:tblStylePr>
    <w:tblStylePr w:type="lastRow">
      <w:rPr>
        <w:rFonts w:cs="Times New Roman"/>
      </w:rPr>
      <w:tblPr/>
      <w:tcPr>
        <w:tcBorders>
          <w:top w:val="single" w:sz="6" w:space="0" w:color="000000"/>
        </w:tcBorders>
      </w:tcPr>
    </w:tblStylePr>
    <w:tblStylePr w:type="firstCol">
      <w:rPr>
        <w:rFonts w:cs="Times New Roman"/>
      </w:rPr>
      <w:tblPr/>
      <w:tcPr>
        <w:tcBorders>
          <w:right w:val="single" w:sz="12" w:space="0" w:color="000000"/>
        </w:tcBorders>
      </w:tcPr>
    </w:tblStylePr>
    <w:tblStylePr w:type="lastCol">
      <w:rPr>
        <w:rFonts w:cs="Times New Roman"/>
      </w:rPr>
      <w:tblPr/>
      <w:tcPr>
        <w:tcBorders>
          <w:left w:val="single" w:sz="6" w:space="0" w:color="000000"/>
        </w:tcBorders>
      </w:tcPr>
    </w:tblStylePr>
    <w:tblStylePr w:type="neCell">
      <w:rPr>
        <w:rFonts w:cs="Times New Roman"/>
      </w:rPr>
      <w:tblPr/>
      <w:tcPr>
        <w:tcBorders>
          <w:left w:val="none" w:sz="0" w:space="0" w:color="auto"/>
        </w:tcBorders>
      </w:tcPr>
    </w:tblStylePr>
    <w:tblStylePr w:type="swCell">
      <w:rPr>
        <w:rFonts w:cs="Times New Roman"/>
      </w:rPr>
      <w:tblPr/>
      <w:tcPr>
        <w:tcBorders>
          <w:top w:val="none" w:sz="0" w:space="0" w:color="auto"/>
        </w:tcBorders>
      </w:tcPr>
    </w:tblStylePr>
  </w:style>
  <w:style w:type="table" w:styleId="TableSimple3">
    <w:name w:val="Table Simple 3"/>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shd w:val="clear" w:color="auto" w:fill="FFFFFF"/>
      </w:tcPr>
    </w:tblStylePr>
  </w:style>
  <w:style w:type="table" w:styleId="TableSubtle1">
    <w:name w:val="Table Subtle 1"/>
    <w:basedOn w:val="TableNormal"/>
    <w:uiPriority w:val="99"/>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cBorders>
      </w:tcPr>
    </w:tblStylePr>
    <w:tblStylePr w:type="lastRow">
      <w:rPr>
        <w:rFonts w:cs="Times New Roman"/>
      </w:rPr>
      <w:tblPr/>
      <w:tcPr>
        <w:tcBorders>
          <w:top w:val="single" w:sz="12" w:space="0" w:color="000000"/>
        </w:tcBorders>
        <w:shd w:val="clear" w:color="auto" w:fill="FFFFFF"/>
      </w:tcPr>
    </w:tblStylePr>
    <w:tblStylePr w:type="firstCol">
      <w:rPr>
        <w:rFonts w:cs="Times New Roman"/>
      </w:rPr>
      <w:tblPr/>
      <w:tcPr>
        <w:tcBorders>
          <w:right w:val="single" w:sz="12" w:space="0" w:color="000000"/>
        </w:tcBorders>
      </w:tcPr>
    </w:tblStylePr>
    <w:tblStylePr w:type="lastCol">
      <w:rPr>
        <w:rFonts w:cs="Times New Roman"/>
      </w:rPr>
      <w:tblPr/>
      <w:tcPr>
        <w:tcBorders>
          <w:left w:val="single" w:sz="12" w:space="0" w:color="000000"/>
        </w:tcBorders>
      </w:tcPr>
    </w:tblStylePr>
    <w:tblStylePr w:type="band1Horz">
      <w:rPr>
        <w:rFonts w:cs="Times New Roman"/>
      </w:rPr>
      <w:tblPr/>
      <w:tcPr>
        <w:tcBorders>
          <w:bottom w:val="single" w:sz="6" w:space="0" w:color="000000"/>
        </w:tcBorders>
        <w:shd w:val="clear" w:color="auto" w:fill="FFFFFF"/>
      </w:tcPr>
    </w:tblStylePr>
    <w:tblStylePr w:type="neCell">
      <w:rPr>
        <w:rFonts w:cs="Times New Roman"/>
      </w:rPr>
    </w:tblStylePr>
    <w:tblStylePr w:type="swCell">
      <w:rPr>
        <w:rFonts w:cs="Times New Roman"/>
      </w:rPr>
    </w:tblStylePr>
  </w:style>
  <w:style w:type="table" w:styleId="TableSubtle2">
    <w:name w:val="Table Subtle 2"/>
    <w:basedOn w:val="TableNormal"/>
    <w:uiPriority w:val="99"/>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12" w:space="0" w:color="000000"/>
        </w:tcBorders>
      </w:tcPr>
    </w:tblStylePr>
    <w:tblStylePr w:type="firstCol">
      <w:rPr>
        <w:rFonts w:cs="Times New Roman"/>
      </w:rPr>
      <w:tblPr/>
      <w:tcPr>
        <w:tcBorders>
          <w:right w:val="single" w:sz="12" w:space="0" w:color="000000"/>
        </w:tcBorders>
        <w:shd w:val="clear" w:color="auto" w:fill="FFFFFF"/>
      </w:tcPr>
    </w:tblStylePr>
    <w:tblStylePr w:type="lastCol">
      <w:rPr>
        <w:rFonts w:cs="Times New Roman"/>
      </w:rPr>
      <w:tblPr/>
      <w:tcPr>
        <w:tcBorders>
          <w:left w:val="single" w:sz="12" w:space="0" w:color="000000"/>
        </w:tcBorders>
        <w:shd w:val="clear" w:color="auto" w:fill="FFFFFF"/>
      </w:tcPr>
    </w:tblStylePr>
    <w:tblStylePr w:type="neCell">
      <w:rPr>
        <w:rFonts w:cs="Times New Roman"/>
      </w:rPr>
    </w:tblStylePr>
    <w:tblStylePr w:type="swCell">
      <w:rPr>
        <w:rFonts w:cs="Times New Roman"/>
      </w:rPr>
    </w:tblStylePr>
  </w:style>
  <w:style w:type="table" w:styleId="TableTheme">
    <w:name w:val="Table Theme"/>
    <w:basedOn w:val="TableNormal"/>
    <w:uiPriority w:val="99"/>
    <w:pPr>
      <w:spacing w:after="120"/>
    </w:pPr>
    <w:rPr>
      <w:rFonts w:eastAsia="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Web1">
    <w:name w:val="Table Web 1"/>
    <w:basedOn w:val="TableNormal"/>
    <w:uiPriority w:val="99"/>
    <w:pPr>
      <w:spacing w:after="120"/>
    </w:pPr>
    <w:rPr>
      <w:rFonts w:eastAsia="Times New Roman"/>
      <w:sz w:val="20"/>
      <w:szCs w:val="20"/>
    </w:rPr>
    <w:tblPr>
      <w:tblCellSpacing w:w="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tblCellSpacing w:w="20" w:type="dxa"/>
    </w:trPr>
    <w:tblStylePr w:type="firstRow">
      <w:rPr>
        <w:rFonts w:cs="Times New Roman"/>
      </w:rPr>
    </w:tblStylePr>
  </w:style>
  <w:style w:type="table" w:styleId="TableWeb2">
    <w:name w:val="Table Web 2"/>
    <w:basedOn w:val="TableNormal"/>
    <w:uiPriority w:val="99"/>
    <w:pPr>
      <w:spacing w:after="120"/>
    </w:pPr>
    <w:rPr>
      <w:rFonts w:eastAsia="Times New Roman"/>
      <w:sz w:val="20"/>
      <w:szCs w:val="20"/>
    </w:rPr>
    <w:tblPr>
      <w:tblCellSpacing w:w="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tblCellSpacing w:w="20" w:type="dxa"/>
    </w:trPr>
    <w:tblStylePr w:type="firstRow">
      <w:rPr>
        <w:rFonts w:cs="Times New Roman"/>
      </w:rPr>
    </w:tblStylePr>
  </w:style>
  <w:style w:type="table" w:styleId="TableWeb3">
    <w:name w:val="Table Web 3"/>
    <w:basedOn w:val="TableNormal"/>
    <w:uiPriority w:val="99"/>
    <w:pPr>
      <w:spacing w:after="120"/>
    </w:pPr>
    <w:rPr>
      <w:rFonts w:eastAsia="Times New Roman"/>
      <w:sz w:val="20"/>
      <w:szCs w:val="20"/>
    </w:rPr>
    <w:tblPr>
      <w:tblCellSpacing w:w="2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Pr>
    <w:trPr>
      <w:tblCellSpacing w:w="20" w:type="dxa"/>
    </w:trPr>
    <w:tblStylePr w:type="firstRow">
      <w:rPr>
        <w:rFonts w:cs="Times New Roman"/>
      </w:rPr>
    </w:tblStylePr>
  </w:style>
  <w:style w:type="paragraph" w:customStyle="1" w:styleId="VersoPageHeading">
    <w:name w:val="Verso Page Heading"/>
    <w:uiPriority w:val="12"/>
    <w:qFormat/>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Pr>
      <w:b/>
      <w:caps/>
      <w:color w:val="FFFFFF"/>
      <w:spacing w:val="16"/>
      <w:szCs w:val="24"/>
      <w:lang w:eastAsia="en-US"/>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rFonts w:eastAsia="Calibri"/>
      <w:color w:val="000000"/>
      <w:sz w:val="20"/>
      <w:szCs w:val="20"/>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rFonts w:eastAsia="Calibri"/>
      <w:b/>
      <w:bCs/>
      <w:color w:val="000000"/>
      <w:sz w:val="20"/>
      <w:szCs w:val="20"/>
    </w:rPr>
  </w:style>
  <w:style w:type="paragraph" w:styleId="DocumentMap">
    <w:name w:val="Document Map"/>
    <w:basedOn w:val="Normal"/>
    <w:link w:val="DocumentMapChar"/>
    <w:uiPriority w:val="99"/>
    <w:semiHidden/>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rPr>
      <w:rFonts w:cs="Times New Roman"/>
      <w:vertAlign w:val="superscript"/>
    </w:rPr>
  </w:style>
  <w:style w:type="paragraph" w:styleId="EndnoteText">
    <w:name w:val="endnote text"/>
    <w:basedOn w:val="Normal"/>
    <w:link w:val="EndnoteTextChar"/>
    <w:uiPriority w:val="99"/>
    <w:semiHidden/>
    <w:rPr>
      <w:sz w:val="20"/>
      <w:szCs w:val="20"/>
    </w:rPr>
  </w:style>
  <w:style w:type="character" w:customStyle="1" w:styleId="EndnoteTextChar">
    <w:name w:val="Endnote Text Char"/>
    <w:basedOn w:val="DefaultParagraphFont"/>
    <w:link w:val="EndnoteText"/>
    <w:uiPriority w:val="99"/>
    <w:semiHidden/>
    <w:rPr>
      <w:rFonts w:eastAsia="Calibri"/>
      <w:color w:val="000000"/>
      <w:sz w:val="20"/>
      <w:szCs w:val="20"/>
    </w:rPr>
  </w:style>
  <w:style w:type="paragraph" w:styleId="Index1">
    <w:name w:val="index 1"/>
    <w:basedOn w:val="Normal"/>
    <w:next w:val="Normal"/>
    <w:uiPriority w:val="99"/>
    <w:semiHidden/>
    <w:pPr>
      <w:ind w:left="220" w:hanging="218"/>
    </w:pPr>
  </w:style>
  <w:style w:type="paragraph" w:styleId="Index2">
    <w:name w:val="index 2"/>
    <w:basedOn w:val="Normal"/>
    <w:next w:val="Normal"/>
    <w:uiPriority w:val="99"/>
    <w:semiHidden/>
    <w:pPr>
      <w:ind w:left="440" w:hanging="218"/>
    </w:pPr>
  </w:style>
  <w:style w:type="paragraph" w:styleId="Index3">
    <w:name w:val="index 3"/>
    <w:basedOn w:val="Normal"/>
    <w:next w:val="Normal"/>
    <w:uiPriority w:val="99"/>
    <w:semiHidden/>
    <w:pPr>
      <w:ind w:left="660" w:hanging="218"/>
    </w:pPr>
  </w:style>
  <w:style w:type="paragraph" w:styleId="Index4">
    <w:name w:val="index 4"/>
    <w:basedOn w:val="Normal"/>
    <w:next w:val="Normal"/>
    <w:uiPriority w:val="99"/>
    <w:semiHidden/>
    <w:pPr>
      <w:ind w:left="880" w:hanging="218"/>
    </w:pPr>
  </w:style>
  <w:style w:type="paragraph" w:styleId="Index5">
    <w:name w:val="index 5"/>
    <w:basedOn w:val="Normal"/>
    <w:next w:val="Normal"/>
    <w:uiPriority w:val="99"/>
    <w:semiHidden/>
    <w:pPr>
      <w:ind w:left="1100" w:hanging="218"/>
    </w:pPr>
  </w:style>
  <w:style w:type="paragraph" w:styleId="Index6">
    <w:name w:val="index 6"/>
    <w:basedOn w:val="Normal"/>
    <w:next w:val="Normal"/>
    <w:uiPriority w:val="99"/>
    <w:semiHidden/>
    <w:pPr>
      <w:ind w:left="1320" w:hanging="218"/>
    </w:pPr>
  </w:style>
  <w:style w:type="paragraph" w:styleId="Index7">
    <w:name w:val="index 7"/>
    <w:basedOn w:val="Normal"/>
    <w:next w:val="Normal"/>
    <w:uiPriority w:val="99"/>
    <w:semiHidden/>
    <w:pPr>
      <w:ind w:left="1540" w:hanging="218"/>
    </w:pPr>
  </w:style>
  <w:style w:type="paragraph" w:styleId="Index8">
    <w:name w:val="index 8"/>
    <w:basedOn w:val="Normal"/>
    <w:next w:val="Normal"/>
    <w:uiPriority w:val="99"/>
    <w:semiHidden/>
    <w:pPr>
      <w:ind w:left="1760" w:hanging="218"/>
    </w:pPr>
  </w:style>
  <w:style w:type="paragraph" w:styleId="Index9">
    <w:name w:val="index 9"/>
    <w:basedOn w:val="Normal"/>
    <w:next w:val="Normal"/>
    <w:uiPriority w:val="99"/>
    <w:semiHidden/>
    <w:pPr>
      <w:ind w:left="1980" w:hanging="218"/>
    </w:pPr>
  </w:style>
  <w:style w:type="paragraph" w:styleId="IndexHeading">
    <w:name w:val="index heading"/>
    <w:basedOn w:val="Normal"/>
    <w:next w:val="Index1"/>
    <w:uiPriority w:val="99"/>
    <w:semiHidden/>
    <w:rPr>
      <w:rFonts w:ascii="Arial" w:hAnsi="Arial" w:cs="Arial"/>
      <w:b/>
      <w:bCs/>
    </w:r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pPr>
      <w:ind w:left="220" w:hanging="218"/>
    </w:pPr>
  </w:style>
  <w:style w:type="paragraph" w:styleId="TableofFigures">
    <w:name w:val="table of figures"/>
    <w:basedOn w:val="BodyText"/>
    <w:next w:val="BodyText"/>
    <w:uiPriority w:val="99"/>
    <w:rsid w:val="00BA0CD3"/>
    <w:pPr>
      <w:tabs>
        <w:tab w:val="right" w:leader="dot" w:pos="9639"/>
      </w:tabs>
      <w:spacing w:before="0"/>
      <w:ind w:right="284"/>
    </w:pPr>
  </w:style>
  <w:style w:type="paragraph" w:styleId="TOAHeading">
    <w:name w:val="toa heading"/>
    <w:basedOn w:val="Normal"/>
    <w:next w:val="Normal"/>
    <w:uiPriority w:val="99"/>
    <w:semiHidden/>
    <w:pPr>
      <w:spacing w:before="120"/>
    </w:pPr>
    <w:rPr>
      <w:rFonts w:ascii="Arial" w:hAnsi="Arial" w:cs="Arial"/>
      <w:b/>
      <w:bCs/>
    </w:rPr>
  </w:style>
  <w:style w:type="paragraph" w:styleId="TOC5">
    <w:name w:val="toc 5"/>
    <w:basedOn w:val="Normal"/>
    <w:next w:val="Normal"/>
    <w:uiPriority w:val="99"/>
    <w:semiHidden/>
    <w:pPr>
      <w:ind w:left="720"/>
    </w:pPr>
    <w:rPr>
      <w:rFonts w:cs="Calibri"/>
      <w:sz w:val="20"/>
    </w:rPr>
  </w:style>
  <w:style w:type="paragraph" w:styleId="TOC6">
    <w:name w:val="toc 6"/>
    <w:basedOn w:val="Normal"/>
    <w:next w:val="Normal"/>
    <w:uiPriority w:val="99"/>
    <w:semiHidden/>
    <w:pPr>
      <w:ind w:left="960"/>
    </w:pPr>
    <w:rPr>
      <w:rFonts w:cs="Calibri"/>
      <w:sz w:val="20"/>
    </w:rPr>
  </w:style>
  <w:style w:type="paragraph" w:styleId="TOC7">
    <w:name w:val="toc 7"/>
    <w:basedOn w:val="Normal"/>
    <w:next w:val="Normal"/>
    <w:uiPriority w:val="99"/>
    <w:semiHidden/>
    <w:pPr>
      <w:ind w:left="1200"/>
    </w:pPr>
    <w:rPr>
      <w:rFonts w:cs="Calibri"/>
      <w:sz w:val="20"/>
    </w:rPr>
  </w:style>
  <w:style w:type="paragraph" w:styleId="TOC8">
    <w:name w:val="toc 8"/>
    <w:basedOn w:val="Normal"/>
    <w:next w:val="Normal"/>
    <w:uiPriority w:val="99"/>
    <w:semiHidden/>
    <w:pPr>
      <w:ind w:left="1440"/>
    </w:pPr>
    <w:rPr>
      <w:rFonts w:cs="Calibri"/>
      <w:sz w:val="20"/>
    </w:rPr>
  </w:style>
  <w:style w:type="numbering" w:customStyle="1" w:styleId="TableBullets">
    <w:name w:val="TableBullets"/>
    <w:uiPriority w:val="99"/>
    <w:pPr>
      <w:numPr>
        <w:numId w:val="8"/>
      </w:numPr>
    </w:pPr>
  </w:style>
  <w:style w:type="numbering" w:customStyle="1" w:styleId="Sources">
    <w:name w:val="Sources"/>
    <w:pPr>
      <w:numPr>
        <w:numId w:val="6"/>
      </w:numPr>
    </w:pPr>
  </w:style>
  <w:style w:type="numbering" w:styleId="1ai">
    <w:name w:val="Outline List 1"/>
    <w:basedOn w:val="NoList"/>
    <w:uiPriority w:val="99"/>
    <w:semiHidden/>
    <w:unhideWhenUsed/>
    <w:pPr>
      <w:numPr>
        <w:numId w:val="11"/>
      </w:numPr>
    </w:pPr>
  </w:style>
  <w:style w:type="numbering" w:styleId="111111">
    <w:name w:val="Outline List 2"/>
    <w:basedOn w:val="NoList"/>
    <w:uiPriority w:val="99"/>
    <w:semiHidden/>
    <w:unhideWhenUsed/>
    <w:pPr>
      <w:numPr>
        <w:numId w:val="10"/>
      </w:numPr>
    </w:pPr>
  </w:style>
  <w:style w:type="numbering" w:customStyle="1" w:styleId="Bullets">
    <w:name w:val="Bullets"/>
    <w:pPr>
      <w:numPr>
        <w:numId w:val="5"/>
      </w:numPr>
    </w:pPr>
  </w:style>
  <w:style w:type="numbering" w:customStyle="1" w:styleId="Numbers">
    <w:name w:val="Numbers"/>
    <w:pPr>
      <w:numPr>
        <w:numId w:val="9"/>
      </w:numPr>
    </w:pPr>
  </w:style>
  <w:style w:type="numbering" w:styleId="ArticleSection">
    <w:name w:val="Outline List 3"/>
    <w:basedOn w:val="NoList"/>
    <w:uiPriority w:val="99"/>
    <w:semiHidden/>
    <w:unhideWhenUsed/>
    <w:pPr>
      <w:numPr>
        <w:numId w:val="12"/>
      </w:numPr>
    </w:pPr>
  </w:style>
  <w:style w:type="paragraph" w:customStyle="1" w:styleId="AppendixHeading1base">
    <w:name w:val="Appendix Heading 1 base"/>
    <w:uiPriority w:val="20"/>
    <w:semiHidden/>
    <w:qFormat/>
    <w:pPr>
      <w:keepNext/>
      <w:pageBreakBefore/>
      <w:numPr>
        <w:numId w:val="15"/>
      </w:numPr>
      <w:tabs>
        <w:tab w:val="left" w:pos="2268"/>
      </w:tabs>
    </w:pPr>
    <w:rPr>
      <w:rFonts w:eastAsia="Cambria" w:cs="Cambria"/>
      <w:b/>
      <w:bCs/>
      <w:color w:val="00A9CE" w:themeColor="accent1"/>
      <w:sz w:val="44"/>
      <w:szCs w:val="28"/>
    </w:rPr>
  </w:style>
  <w:style w:type="paragraph" w:customStyle="1" w:styleId="AppendixHeading2">
    <w:name w:val="Appendix Heading 2"/>
    <w:basedOn w:val="Heading2"/>
    <w:next w:val="BodyText"/>
    <w:uiPriority w:val="11"/>
    <w:qFormat/>
    <w:pPr>
      <w:numPr>
        <w:numId w:val="15"/>
      </w:numPr>
      <w:ind w:left="1134" w:hanging="1132"/>
    </w:pPr>
  </w:style>
  <w:style w:type="paragraph" w:customStyle="1" w:styleId="AppendixHeading3">
    <w:name w:val="Appendix Heading 3"/>
    <w:basedOn w:val="Heading3"/>
    <w:next w:val="BodyText"/>
    <w:uiPriority w:val="11"/>
    <w:qFormat/>
    <w:pPr>
      <w:numPr>
        <w:numId w:val="15"/>
      </w:numPr>
      <w:ind w:left="1134" w:hanging="1132"/>
    </w:pPr>
  </w:style>
  <w:style w:type="paragraph" w:customStyle="1" w:styleId="AppendixHeading4">
    <w:name w:val="Appendix Heading 4"/>
    <w:basedOn w:val="Heading4"/>
    <w:next w:val="BodyText"/>
    <w:uiPriority w:val="11"/>
    <w:qFormat/>
  </w:style>
  <w:style w:type="paragraph" w:customStyle="1" w:styleId="Equation">
    <w:name w:val="Equation"/>
    <w:basedOn w:val="BodyText"/>
    <w:next w:val="BodyText"/>
    <w:uiPriority w:val="7"/>
    <w:qFormat/>
    <w:pPr>
      <w:tabs>
        <w:tab w:val="right" w:pos="9639"/>
      </w:tabs>
      <w:spacing w:before="240" w:after="240"/>
      <w:ind w:left="567"/>
    </w:pPr>
    <w:rPr>
      <w:rFonts w:eastAsia="Times New Roman"/>
      <w:color w:val="auto"/>
      <w:szCs w:val="24"/>
      <w:lang w:eastAsia="en-US"/>
    </w:rPr>
  </w:style>
  <w:style w:type="paragraph" w:customStyle="1" w:styleId="Reference">
    <w:name w:val="Reference"/>
    <w:basedOn w:val="BodyText"/>
    <w:next w:val="BodyText"/>
    <w:uiPriority w:val="4"/>
    <w:qFormat/>
    <w:pPr>
      <w:ind w:left="567" w:hanging="565"/>
    </w:pPr>
  </w:style>
  <w:style w:type="paragraph" w:styleId="ListNumber2">
    <w:name w:val="List Number 2"/>
    <w:basedOn w:val="ListNumber"/>
    <w:next w:val="BodyText"/>
    <w:uiPriority w:val="2"/>
    <w:qFormat/>
    <w:pPr>
      <w:numPr>
        <w:numId w:val="13"/>
      </w:numPr>
      <w:tabs>
        <w:tab w:val="clear" w:pos="227"/>
        <w:tab w:val="left" w:pos="794"/>
      </w:tabs>
      <w:spacing w:before="60" w:after="60"/>
      <w:ind w:left="794" w:hanging="395"/>
    </w:pPr>
  </w:style>
  <w:style w:type="character" w:customStyle="1" w:styleId="Italics">
    <w:name w:val="Italics"/>
    <w:basedOn w:val="DefaultParagraphFont"/>
    <w:uiPriority w:val="3"/>
    <w:qFormat/>
    <w:rPr>
      <w:i/>
    </w:rPr>
  </w:style>
  <w:style w:type="table" w:customStyle="1" w:styleId="LightShading1">
    <w:name w:val="Light Shading1"/>
    <w:basedOn w:val="TableNormal"/>
    <w:uiPriority w:val="6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style>
  <w:style w:type="table" w:customStyle="1" w:styleId="TableCSIRO">
    <w:name w:val="Table_CSIRO"/>
    <w:basedOn w:val="TableNormal"/>
    <w:uiPriority w:val="99"/>
    <w:qFormat/>
    <w:tblPr>
      <w:tblStyleRowBandSize w:val="1"/>
      <w:tblInd w:w="113" w:type="dxa"/>
      <w:tblBorders>
        <w:bottom w:val="single" w:sz="4" w:space="0" w:color="000000"/>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Horz">
      <w:tblPr/>
      <w:tcPr>
        <w:tcBorders>
          <w:left w:val="none" w:sz="4" w:space="0" w:color="000000"/>
          <w:right w:val="none" w:sz="4" w:space="0" w:color="000000"/>
          <w:insideH w:val="none" w:sz="4" w:space="0" w:color="000000"/>
          <w:insideV w:val="none" w:sz="4" w:space="0" w:color="000000"/>
        </w:tcBorders>
        <w:shd w:val="clear" w:color="auto" w:fill="EDEDED"/>
      </w:tcPr>
    </w:tblStylePr>
  </w:style>
  <w:style w:type="paragraph" w:customStyle="1" w:styleId="CaptionNote">
    <w:name w:val="Caption Note"/>
    <w:basedOn w:val="Caption"/>
    <w:next w:val="BodyText"/>
    <w:uiPriority w:val="4"/>
    <w:qFormat/>
    <w:pPr>
      <w:spacing w:before="0"/>
    </w:pPr>
  </w:style>
  <w:style w:type="character" w:customStyle="1" w:styleId="Bold">
    <w:name w:val="Bold"/>
    <w:basedOn w:val="DefaultParagraphFont"/>
    <w:uiPriority w:val="3"/>
    <w:qFormat/>
    <w:rPr>
      <w:b/>
    </w:rPr>
  </w:style>
  <w:style w:type="paragraph" w:styleId="ListParagraph">
    <w:name w:val="List Paragraph"/>
    <w:basedOn w:val="Normal"/>
    <w:uiPriority w:val="34"/>
    <w:qFormat/>
    <w:pPr>
      <w:spacing w:before="180" w:line="264" w:lineRule="auto"/>
      <w:ind w:left="720"/>
      <w:contextualSpacing/>
    </w:pPr>
  </w:style>
  <w:style w:type="character" w:styleId="IntenseEmphasis">
    <w:name w:val="Intense Emphasis"/>
    <w:basedOn w:val="DefaultParagraphFont"/>
    <w:uiPriority w:val="21"/>
    <w:semiHidden/>
    <w:qFormat/>
    <w:rPr>
      <w:b/>
      <w:bCs/>
      <w:i/>
      <w:iCs/>
      <w:color w:val="00313C" w:themeColor="accent2"/>
    </w:rPr>
  </w:style>
  <w:style w:type="character" w:styleId="SubtleEmphasis">
    <w:name w:val="Subtle Emphasis"/>
    <w:basedOn w:val="DefaultParagraphFont"/>
    <w:uiPriority w:val="19"/>
    <w:semiHidden/>
    <w:qFormat/>
    <w:rPr>
      <w:i/>
      <w:iCs/>
      <w:color w:val="595959" w:themeColor="text1" w:themeTint="A6"/>
    </w:rPr>
  </w:style>
  <w:style w:type="paragraph" w:styleId="IntenseQuote">
    <w:name w:val="Intense Quote"/>
    <w:basedOn w:val="Normal"/>
    <w:next w:val="Normal"/>
    <w:link w:val="IntenseQuoteChar"/>
    <w:uiPriority w:val="30"/>
    <w:semiHidden/>
    <w:qFormat/>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Pr>
      <w:rFonts w:eastAsia="Calibri"/>
      <w:b/>
      <w:bCs/>
      <w:i/>
      <w:iCs/>
      <w:color w:val="00313C" w:themeColor="accent2"/>
    </w:rPr>
  </w:style>
  <w:style w:type="paragraph" w:customStyle="1" w:styleId="Boxedheading">
    <w:name w:val="Boxed heading"/>
    <w:uiPriority w:val="19"/>
    <w:qFormat/>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b/>
      <w:color w:val="000000"/>
      <w:sz w:val="28"/>
      <w:szCs w:val="28"/>
    </w:rPr>
  </w:style>
  <w:style w:type="paragraph" w:customStyle="1" w:styleId="Boxedtext">
    <w:name w:val="Boxed text"/>
    <w:uiPriority w:val="19"/>
    <w:qFormat/>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color w:val="000000"/>
      <w:sz w:val="24"/>
      <w:szCs w:val="24"/>
    </w:rPr>
  </w:style>
  <w:style w:type="paragraph" w:customStyle="1" w:styleId="Boxedlistbullet">
    <w:name w:val="Boxed list bullet"/>
    <w:basedOn w:val="Boxedtext"/>
    <w:uiPriority w:val="19"/>
    <w:qFormat/>
    <w:pPr>
      <w:numPr>
        <w:numId w:val="18"/>
      </w:numPr>
      <w:spacing w:before="0" w:after="0"/>
      <w:ind w:left="454" w:hanging="225"/>
      <w:contextualSpacing/>
    </w:pPr>
  </w:style>
  <w:style w:type="table" w:styleId="GridTable5Dark-Accent1">
    <w:name w:val="Grid Table 5 Dark Accent 1"/>
    <w:basedOn w:val="TableNormal"/>
    <w:uiPriority w:val="50"/>
    <w:rPr>
      <w:rFonts w:cs="Calibri"/>
      <w:sz w:val="24"/>
      <w:szCs w:val="24"/>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00A9C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00A9C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00A9C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00A9CE" w:themeFill="accent1"/>
      </w:tcPr>
    </w:tblStylePr>
    <w:tblStylePr w:type="band1Vert">
      <w:tblPr/>
      <w:tcPr>
        <w:shd w:val="clear" w:color="auto" w:fill="85E9FF" w:themeFill="accent1" w:themeFillTint="66"/>
      </w:tcPr>
    </w:tblStylePr>
    <w:tblStylePr w:type="band1Horz">
      <w:tblPr/>
      <w:tcPr>
        <w:shd w:val="clear" w:color="auto" w:fill="85E9FF" w:themeFill="accent1" w:themeFillTint="66"/>
      </w:tcPr>
    </w:tblStylePr>
  </w:style>
  <w:style w:type="paragraph" w:customStyle="1" w:styleId="Default">
    <w:name w:val="Default"/>
    <w:rPr>
      <w:rFonts w:cs="Calibri"/>
      <w:color w:val="000000"/>
      <w:sz w:val="24"/>
      <w:szCs w:val="24"/>
    </w:rPr>
  </w:style>
  <w:style w:type="paragraph" w:customStyle="1" w:styleId="EndNoteBibliographyTitle">
    <w:name w:val="EndNote Bibliography Title"/>
    <w:basedOn w:val="Normal"/>
    <w:link w:val="EndNoteBibliographyTitleChar"/>
    <w:pPr>
      <w:jc w:val="center"/>
    </w:pPr>
    <w:rPr>
      <w:rFonts w:cs="Calibri"/>
    </w:rPr>
  </w:style>
  <w:style w:type="character" w:customStyle="1" w:styleId="EndNoteBibliographyTitleChar">
    <w:name w:val="EndNote Bibliography Title Char"/>
    <w:basedOn w:val="DefaultParagraphFont"/>
    <w:link w:val="EndNoteBibliographyTitle"/>
    <w:rPr>
      <w:rFonts w:eastAsia="Times New Roman" w:cs="Calibri"/>
      <w:szCs w:val="24"/>
      <w:lang w:eastAsia="en-US"/>
    </w:rPr>
  </w:style>
  <w:style w:type="paragraph" w:customStyle="1" w:styleId="EndNoteBibliography">
    <w:name w:val="EndNote Bibliography"/>
    <w:basedOn w:val="Normal"/>
    <w:link w:val="EndNoteBibliographyChar"/>
    <w:rPr>
      <w:rFonts w:cs="Calibri"/>
    </w:rPr>
  </w:style>
  <w:style w:type="character" w:customStyle="1" w:styleId="EndNoteBibliographyChar">
    <w:name w:val="EndNote Bibliography Char"/>
    <w:basedOn w:val="DefaultParagraphFont"/>
    <w:link w:val="EndNoteBibliography"/>
    <w:rPr>
      <w:rFonts w:eastAsia="Times New Roman" w:cs="Calibri"/>
      <w:szCs w:val="24"/>
      <w:lang w:eastAsia="en-US"/>
    </w:rPr>
  </w:style>
  <w:style w:type="character" w:customStyle="1" w:styleId="apple-converted-space">
    <w:name w:val="apple-converted-space"/>
    <w:basedOn w:val="DefaultParagraphFont"/>
  </w:style>
  <w:style w:type="character" w:styleId="UnresolvedMention">
    <w:name w:val="Unresolved Mention"/>
    <w:basedOn w:val="DefaultParagraphFont"/>
    <w:uiPriority w:val="99"/>
    <w:semiHidden/>
    <w:unhideWhenUsed/>
    <w:rPr>
      <w:color w:val="605E5C"/>
      <w:shd w:val="clear" w:color="auto" w:fill="E1DFDD"/>
    </w:rPr>
  </w:style>
  <w:style w:type="paragraph" w:styleId="Revision">
    <w:name w:val="Revision"/>
    <w:hidden/>
    <w:uiPriority w:val="99"/>
    <w:semiHidden/>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sz w:val="24"/>
      <w:szCs w:val="24"/>
      <w:lang w:eastAsia="en-US"/>
    </w:rPr>
  </w:style>
  <w:style w:type="table" w:styleId="GridTable3-Accent2">
    <w:name w:val="Grid Table 3 Accent 2"/>
    <w:basedOn w:val="TableNormal"/>
    <w:uiPriority w:val="48"/>
    <w:tblPr>
      <w:tblStyleRowBandSize w:val="1"/>
      <w:tblStyleColBandSize w:val="1"/>
      <w:tblBorders>
        <w:top w:val="single" w:sz="4" w:space="0" w:color="00C3F0" w:themeColor="accent2" w:themeTint="99"/>
        <w:left w:val="single" w:sz="4" w:space="0" w:color="00C3F0" w:themeColor="accent2" w:themeTint="99"/>
        <w:bottom w:val="single" w:sz="4" w:space="0" w:color="00C3F0" w:themeColor="accent2" w:themeTint="99"/>
        <w:right w:val="single" w:sz="4" w:space="0" w:color="00C3F0" w:themeColor="accent2" w:themeTint="99"/>
        <w:insideH w:val="single" w:sz="4" w:space="0" w:color="00C3F0" w:themeColor="accent2" w:themeTint="99"/>
        <w:insideV w:val="single" w:sz="4" w:space="0" w:color="00C3F0" w:themeColor="accent2" w:themeTint="99"/>
      </w:tblBorders>
    </w:tblPr>
    <w:tblStylePr w:type="firstRow">
      <w:rPr>
        <w:b/>
        <w:bCs/>
      </w:rPr>
      <w:tblPr/>
      <w:tcPr>
        <w:tcBorders>
          <w:top w:val="none" w:sz="4" w:space="0" w:color="000000"/>
          <w:left w:val="none" w:sz="4" w:space="0" w:color="000000"/>
          <w:right w:val="none" w:sz="4" w:space="0" w:color="000000"/>
          <w:insideH w:val="none" w:sz="4" w:space="0" w:color="000000"/>
          <w:insideV w:val="none" w:sz="4" w:space="0" w:color="000000"/>
        </w:tcBorders>
        <w:shd w:val="clear" w:color="auto" w:fill="FFFFFF" w:themeFill="background1"/>
      </w:tcPr>
    </w:tblStylePr>
    <w:tblStylePr w:type="lastRow">
      <w:rPr>
        <w:b/>
        <w:bCs/>
      </w:rPr>
      <w:tblPr/>
      <w:tcPr>
        <w:tcBorders>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pPr>
        <w:jc w:val="right"/>
      </w:pPr>
      <w:rPr>
        <w:i/>
        <w:iCs/>
      </w:rPr>
      <w:tblPr/>
      <w:tcPr>
        <w:tcBorders>
          <w:top w:val="none" w:sz="4" w:space="0" w:color="000000"/>
          <w:left w:val="none" w:sz="4" w:space="0" w:color="000000"/>
          <w:bottom w:val="none" w:sz="4" w:space="0" w:color="000000"/>
          <w:insideH w:val="none" w:sz="4" w:space="0" w:color="000000"/>
          <w:insideV w:val="none" w:sz="4" w:space="0" w:color="000000"/>
        </w:tcBorders>
        <w:shd w:val="clear" w:color="auto" w:fill="FFFFFF" w:themeFill="background1"/>
      </w:tcPr>
    </w:tblStylePr>
    <w:tblStylePr w:type="lastCol">
      <w:rPr>
        <w:i/>
        <w:iCs/>
      </w:rPr>
      <w:tblPr/>
      <w:tcPr>
        <w:tcBorders>
          <w:top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shd w:val="clear" w:color="auto" w:fill="A5EEFF" w:themeFill="accent2" w:themeFillTint="33"/>
      </w:tcPr>
    </w:tblStylePr>
    <w:tblStylePr w:type="band1Horz">
      <w:tblPr/>
      <w:tcPr>
        <w:shd w:val="clear" w:color="auto" w:fill="A5EEFF" w:themeFill="accent2" w:themeFillTint="33"/>
      </w:tcPr>
    </w:tblStylePr>
    <w:tblStylePr w:type="neCell">
      <w:tblPr/>
      <w:tcPr>
        <w:tcBorders>
          <w:bottom w:val="single" w:sz="4" w:space="0" w:color="00C3F0" w:themeColor="accent2" w:themeTint="99"/>
        </w:tcBorders>
      </w:tcPr>
    </w:tblStylePr>
    <w:tblStylePr w:type="nwCell">
      <w:tblPr/>
      <w:tcPr>
        <w:tcBorders>
          <w:bottom w:val="single" w:sz="4" w:space="0" w:color="00C3F0" w:themeColor="accent2" w:themeTint="99"/>
        </w:tcBorders>
      </w:tcPr>
    </w:tblStylePr>
    <w:tblStylePr w:type="seCell">
      <w:tblPr/>
      <w:tcPr>
        <w:tcBorders>
          <w:top w:val="single" w:sz="4" w:space="0" w:color="00C3F0" w:themeColor="accent2" w:themeTint="99"/>
        </w:tcBorders>
      </w:tcPr>
    </w:tblStylePr>
    <w:tblStylePr w:type="swCell">
      <w:tblPr/>
      <w:tcPr>
        <w:tcBorders>
          <w:top w:val="single" w:sz="4" w:space="0" w:color="00C3F0" w:themeColor="accent2" w:themeTint="99"/>
        </w:tcBorders>
      </w:tcPr>
    </w:tblStylePr>
  </w:style>
  <w:style w:type="table" w:styleId="PlainTable3">
    <w:name w:val="Plain Table 3"/>
    <w:basedOn w:val="TableNormal"/>
    <w:uiPriority w:val="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one" w:sz="4" w:space="0" w:color="000000"/>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one" w:sz="4" w:space="0" w:color="000000"/>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68019">
      <w:bodyDiv w:val="1"/>
      <w:marLeft w:val="0"/>
      <w:marRight w:val="0"/>
      <w:marTop w:val="0"/>
      <w:marBottom w:val="0"/>
      <w:divBdr>
        <w:top w:val="none" w:sz="0" w:space="0" w:color="auto"/>
        <w:left w:val="none" w:sz="0" w:space="0" w:color="auto"/>
        <w:bottom w:val="none" w:sz="0" w:space="0" w:color="auto"/>
        <w:right w:val="none" w:sz="0" w:space="0" w:color="auto"/>
      </w:divBdr>
    </w:div>
    <w:div w:id="237442707">
      <w:bodyDiv w:val="1"/>
      <w:marLeft w:val="0"/>
      <w:marRight w:val="0"/>
      <w:marTop w:val="0"/>
      <w:marBottom w:val="0"/>
      <w:divBdr>
        <w:top w:val="none" w:sz="0" w:space="0" w:color="auto"/>
        <w:left w:val="none" w:sz="0" w:space="0" w:color="auto"/>
        <w:bottom w:val="none" w:sz="0" w:space="0" w:color="auto"/>
        <w:right w:val="none" w:sz="0" w:space="0" w:color="auto"/>
      </w:divBdr>
    </w:div>
    <w:div w:id="18955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ortal.aodn.org.au/search" TargetMode="External"/><Relationship Id="rId26" Type="http://schemas.openxmlformats.org/officeDocument/2006/relationships/image" Target="media/image8.png"/><Relationship Id="rId39" Type="http://schemas.microsoft.com/office/2011/relationships/people" Target="people.xml"/><Relationship Id="rId21" Type="http://schemas.openxmlformats.org/officeDocument/2006/relationships/footer" Target="footer4.xml"/><Relationship Id="rId34"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catalogue-imos.aodn.org.au/geonetwork/srv/eng/metadata.show?uuid=c13451a9-7cfc-091c-e044-00144f7bc0f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csiroenquiries@csiro.au" TargetMode="External"/><Relationship Id="rId20" Type="http://schemas.openxmlformats.org/officeDocument/2006/relationships/hyperlink" Target="http://www.OceanSITES.org" TargetMode="External"/><Relationship Id="rId29" Type="http://schemas.openxmlformats.org/officeDocument/2006/relationships/hyperlink" Target="http://www.marinespecie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catalogue-imos.aodn.org.au/geonetwork/srv/eng/metadata.show?uuid=c1344e70-480e-0993-e044-00144f7bc0f4" TargetMode="External"/><Relationship Id="rId37" Type="http://schemas.openxmlformats.org/officeDocument/2006/relationships/hyperlink" Target="https://helcom.fi/action-areas/monitoring-and-assessment/publication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algaebase.org/" TargetMode="External"/><Relationship Id="rId28" Type="http://schemas.openxmlformats.org/officeDocument/2006/relationships/hyperlink" Target="https://catalogue-imos.aodn.org.au/geonetwork/srv/eng/metadata.show?uuid=75f4f1fc-bee3-4498-ab71-aa1ab29ab2c0" TargetMode="External"/><Relationship Id="rId36"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www.imos.org.au" TargetMode="External"/><Relationship Id="rId31" Type="http://schemas.openxmlformats.org/officeDocument/2006/relationships/hyperlink" Target="https://catalogue-imos.aodn.org.au/geonetwork/srv/eng/metadata.show?uuid=c1344979-f701-0916-e044-00144f7bc0f4"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jpg"/><Relationship Id="rId22" Type="http://schemas.openxmlformats.org/officeDocument/2006/relationships/hyperlink" Target="https://catalogue-imos.aodn.org.au/geonetwork/srv/eng/metadata.show?uuid=afc166ce-6b34-44d9-b64c-8bb10fd43a07" TargetMode="External"/><Relationship Id="rId27" Type="http://schemas.openxmlformats.org/officeDocument/2006/relationships/image" Target="media/image9.png"/><Relationship Id="rId30" Type="http://schemas.openxmlformats.org/officeDocument/2006/relationships/hyperlink" Target="https://www.algaebase.org/" TargetMode="External"/><Relationship Id="rId35" Type="http://schemas.microsoft.com/office/2011/relationships/commentsExtended" Target="commentsExtended.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4CAC5-E27B-E849-A9D9-954BCD202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8905</Words>
  <Characters>50759</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Shadwick, Elizabeth (O&amp;A, Hobart)</dc:creator>
  <cp:lastModifiedBy>Davies, Di (O&amp;A, Hobart)</cp:lastModifiedBy>
  <cp:revision>2</cp:revision>
  <cp:lastPrinted>2020-02-25T04:36:00Z</cp:lastPrinted>
  <dcterms:created xsi:type="dcterms:W3CDTF">2020-07-08T01:21:00Z</dcterms:created>
  <dcterms:modified xsi:type="dcterms:W3CDTF">2020-07-08T01:21:00Z</dcterms:modified>
</cp:coreProperties>
</file>